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1FB66A13" w:rsidP="730F31C4" w:rsidRDefault="1FB66A13" w14:paraId="5907BFE1" w14:textId="0B1F792D">
      <w:pPr>
        <w:ind w:left="1440" w:hanging="360"/>
        <w:rPr>
          <w:rFonts w:cs="Calibri" w:cstheme="minorAscii"/>
          <w:b w:val="1"/>
          <w:bCs w:val="1"/>
          <w:sz w:val="24"/>
          <w:szCs w:val="24"/>
        </w:rPr>
      </w:pPr>
      <w:r w:rsidRPr="730F31C4" w:rsidR="1FB66A13">
        <w:rPr>
          <w:rFonts w:cs="Calibri" w:cstheme="minorAscii"/>
          <w:b w:val="1"/>
          <w:bCs w:val="1"/>
          <w:sz w:val="24"/>
          <w:szCs w:val="24"/>
        </w:rPr>
        <w:t>DRAFT ONLY</w:t>
      </w:r>
    </w:p>
    <w:p xmlns:wp14="http://schemas.microsoft.com/office/word/2010/wordml" w:rsidRPr="00F531D6" w:rsidR="00EA2FCF" w:rsidP="00184D93" w:rsidRDefault="00F531D6" w14:paraId="7BF026DC" wp14:textId="77777777">
      <w:pPr>
        <w:ind w:left="1440" w:hanging="360"/>
        <w:rPr>
          <w:rFonts w:cstheme="minorHAnsi"/>
          <w:sz w:val="24"/>
          <w:szCs w:val="24"/>
        </w:rPr>
      </w:pPr>
      <w:r w:rsidRPr="00F531D6">
        <w:rPr>
          <w:rFonts w:cstheme="minorHAnsi"/>
          <w:sz w:val="24"/>
          <w:szCs w:val="24"/>
        </w:rPr>
        <w:t>Need</w:t>
      </w:r>
      <w:r w:rsidRPr="00F531D6" w:rsidR="00EA2FCF">
        <w:rPr>
          <w:rFonts w:cstheme="minorHAnsi"/>
          <w:sz w:val="24"/>
          <w:szCs w:val="24"/>
        </w:rPr>
        <w:t xml:space="preserve"> for inquiry at the college. </w:t>
      </w:r>
    </w:p>
    <w:p xmlns:wp14="http://schemas.microsoft.com/office/word/2010/wordml" w:rsidRPr="00F531D6" w:rsidR="00184D93" w:rsidP="6535EB52" w:rsidRDefault="00184D93" w14:paraId="6F38859D" wp14:textId="77777777">
      <w:pPr>
        <w:pStyle w:val="Default"/>
        <w:numPr>
          <w:ilvl w:val="0"/>
          <w:numId w:val="1"/>
        </w:numPr>
        <w:rPr>
          <w:rFonts w:ascii="Calibri" w:hAnsi="Calibri" w:cs="Calibri" w:asciiTheme="minorAscii" w:hAnsiTheme="minorAscii" w:cstheme="minorAscii"/>
        </w:rPr>
      </w:pPr>
      <w:commentRangeStart w:id="638465489"/>
      <w:r w:rsidRPr="6535EB52" w:rsidR="269E9E37">
        <w:rPr>
          <w:rFonts w:ascii="Calibri" w:hAnsi="Calibri" w:cs="Calibri" w:asciiTheme="minorAscii" w:hAnsiTheme="minorAscii" w:cstheme="minorAscii"/>
        </w:rPr>
        <w:t xml:space="preserve">Why assess student learning outcomes? </w:t>
      </w:r>
      <w:commentRangeEnd w:id="638465489"/>
      <w:r>
        <w:rPr>
          <w:rStyle w:val="CommentReference"/>
        </w:rPr>
        <w:commentReference w:id="638465489"/>
      </w:r>
    </w:p>
    <w:p xmlns:wp14="http://schemas.microsoft.com/office/word/2010/wordml" w:rsidRPr="00F531D6" w:rsidR="009D6F71" w:rsidP="009D6F71" w:rsidRDefault="009D6F71" w14:paraId="672A6659" wp14:textId="77777777">
      <w:pPr>
        <w:pStyle w:val="Default"/>
        <w:rPr>
          <w:rFonts w:asciiTheme="minorHAnsi" w:hAnsiTheme="minorHAnsi" w:cstheme="minorHAnsi"/>
        </w:rPr>
      </w:pPr>
    </w:p>
    <w:p xmlns:wp14="http://schemas.microsoft.com/office/word/2010/wordml" w:rsidRPr="00F531D6" w:rsidR="009D6F71" w:rsidP="6535EB52" w:rsidRDefault="00EA2FCF" w14:paraId="7AC77317" wp14:textId="7458FE8A">
      <w:pPr>
        <w:pStyle w:val="Default"/>
        <w:ind w:left="1440"/>
        <w:rPr>
          <w:rFonts w:ascii="Calibri" w:hAnsi="Calibri" w:cs="Calibri" w:asciiTheme="minorAscii" w:hAnsiTheme="minorAscii" w:cstheme="minorAscii"/>
        </w:rPr>
      </w:pPr>
      <w:r w:rsidRPr="6535EB52" w:rsidR="171DCCB2">
        <w:rPr>
          <w:rFonts w:ascii="Calibri" w:hAnsi="Calibri" w:cs="Calibri" w:asciiTheme="minorAscii" w:hAnsiTheme="minorAscii" w:cstheme="minorAscii"/>
        </w:rPr>
        <w:t xml:space="preserve">Assessment of </w:t>
      </w:r>
      <w:r w:rsidRPr="6535EB52" w:rsidR="6677E23A">
        <w:rPr>
          <w:rFonts w:ascii="Calibri" w:hAnsi="Calibri" w:cs="Calibri" w:asciiTheme="minorAscii" w:hAnsiTheme="minorAscii" w:cstheme="minorAscii"/>
        </w:rPr>
        <w:t xml:space="preserve">Student Learning Outcomes </w:t>
      </w:r>
      <w:r w:rsidRPr="6535EB52" w:rsidR="171DCCB2">
        <w:rPr>
          <w:rFonts w:ascii="Calibri" w:hAnsi="Calibri" w:cs="Calibri" w:asciiTheme="minorAscii" w:hAnsiTheme="minorAscii" w:cstheme="minorAscii"/>
        </w:rPr>
        <w:t xml:space="preserve">is </w:t>
      </w:r>
      <w:r w:rsidRPr="6535EB52" w:rsidR="6EAB4AB8">
        <w:rPr>
          <w:rFonts w:ascii="Calibri" w:hAnsi="Calibri" w:cs="Calibri" w:asciiTheme="minorAscii" w:hAnsiTheme="minorAscii" w:cstheme="minorAscii"/>
        </w:rPr>
        <w:t xml:space="preserve">the process by which the </w:t>
      </w:r>
      <w:r w:rsidRPr="6535EB52" w:rsidR="171DCCB2">
        <w:rPr>
          <w:rFonts w:ascii="Calibri" w:hAnsi="Calibri" w:cs="Calibri" w:asciiTheme="minorAscii" w:hAnsiTheme="minorAscii" w:cstheme="minorAscii"/>
        </w:rPr>
        <w:t xml:space="preserve">college </w:t>
      </w:r>
      <w:r w:rsidRPr="6535EB52" w:rsidR="6EAB4AB8">
        <w:rPr>
          <w:rFonts w:ascii="Calibri" w:hAnsi="Calibri" w:cs="Calibri" w:asciiTheme="minorAscii" w:hAnsiTheme="minorAscii" w:cstheme="minorAscii"/>
        </w:rPr>
        <w:t>can</w:t>
      </w:r>
      <w:r w:rsidRPr="6535EB52" w:rsidR="171DCCB2">
        <w:rPr>
          <w:rFonts w:ascii="Calibri" w:hAnsi="Calibri" w:cs="Calibri" w:asciiTheme="minorAscii" w:hAnsiTheme="minorAscii" w:cstheme="minorAscii"/>
        </w:rPr>
        <w:t xml:space="preserve"> improve college programs. When we assess student learning, we </w:t>
      </w:r>
      <w:r w:rsidRPr="6535EB52" w:rsidR="171DCCB2">
        <w:rPr>
          <w:rFonts w:ascii="Calibri" w:hAnsi="Calibri" w:cs="Calibri" w:asciiTheme="minorAscii" w:hAnsiTheme="minorAscii" w:cstheme="minorAscii"/>
        </w:rPr>
        <w:t>identify</w:t>
      </w:r>
      <w:r w:rsidRPr="6535EB52" w:rsidR="171DCCB2">
        <w:rPr>
          <w:rFonts w:ascii="Calibri" w:hAnsi="Calibri" w:cs="Calibri" w:asciiTheme="minorAscii" w:hAnsiTheme="minorAscii" w:cstheme="minorAscii"/>
        </w:rPr>
        <w:t xml:space="preserve"> which of our teaching practices </w:t>
      </w:r>
      <w:commentRangeStart w:id="1993445479"/>
      <w:r w:rsidRPr="6535EB52" w:rsidR="1A1E0DCD">
        <w:rPr>
          <w:rFonts w:ascii="Calibri" w:hAnsi="Calibri" w:cs="Calibri" w:asciiTheme="minorAscii" w:hAnsiTheme="minorAscii" w:cstheme="minorAscii"/>
        </w:rPr>
        <w:t>are successful</w:t>
      </w:r>
      <w:commentRangeEnd w:id="1993445479"/>
      <w:r>
        <w:rPr>
          <w:rStyle w:val="CommentReference"/>
        </w:rPr>
        <w:commentReference w:id="1993445479"/>
      </w:r>
    </w:p>
    <w:p xmlns:wp14="http://schemas.microsoft.com/office/word/2010/wordml" w:rsidRPr="00F531D6" w:rsidR="009D6F71" w:rsidP="6535EB52" w:rsidRDefault="00EA2FCF" w14:paraId="7B719D2D" wp14:textId="4D5E4676">
      <w:pPr>
        <w:pStyle w:val="Default"/>
        <w:ind w:left="1440"/>
        <w:rPr>
          <w:rFonts w:ascii="Calibri" w:hAnsi="Calibri" w:cs="Calibri" w:asciiTheme="minorAscii" w:hAnsiTheme="minorAscii" w:cstheme="minorAscii"/>
        </w:rPr>
      </w:pPr>
      <w:r w:rsidRPr="753A3695" w:rsidR="171DCCB2">
        <w:rPr>
          <w:rFonts w:ascii="Calibri" w:hAnsi="Calibri" w:cs="Calibri" w:asciiTheme="minorAscii" w:hAnsiTheme="minorAscii" w:cstheme="minorAscii"/>
        </w:rPr>
        <w:t xml:space="preserve"> </w:t>
      </w:r>
      <w:r w:rsidRPr="753A3695" w:rsidR="6EAB4AB8">
        <w:rPr>
          <w:rFonts w:ascii="Calibri" w:hAnsi="Calibri" w:cs="Calibri" w:asciiTheme="minorAscii" w:hAnsiTheme="minorAscii" w:cstheme="minorAscii"/>
        </w:rPr>
        <w:t>and which ones are</w:t>
      </w:r>
      <w:r w:rsidRPr="753A3695" w:rsidR="171DCCB2">
        <w:rPr>
          <w:rFonts w:ascii="Calibri" w:hAnsi="Calibri" w:cs="Calibri" w:asciiTheme="minorAscii" w:hAnsiTheme="minorAscii" w:cstheme="minorAscii"/>
        </w:rPr>
        <w:t xml:space="preserve"> not, enabling us to </w:t>
      </w:r>
      <w:r w:rsidRPr="753A3695" w:rsidR="171DCCB2">
        <w:rPr>
          <w:rFonts w:ascii="Calibri" w:hAnsi="Calibri" w:cs="Calibri" w:asciiTheme="minorAscii" w:hAnsiTheme="minorAscii" w:cstheme="minorAscii"/>
        </w:rPr>
        <w:t>modify</w:t>
      </w:r>
      <w:r w:rsidRPr="753A3695" w:rsidR="171DCCB2">
        <w:rPr>
          <w:rFonts w:ascii="Calibri" w:hAnsi="Calibri" w:cs="Calibri" w:asciiTheme="minorAscii" w:hAnsiTheme="minorAscii" w:cstheme="minorAscii"/>
        </w:rPr>
        <w:t xml:space="preserve"> our teaching practices</w:t>
      </w:r>
      <w:r w:rsidRPr="753A3695" w:rsidR="6EAB4AB8">
        <w:rPr>
          <w:rFonts w:ascii="Calibri" w:hAnsi="Calibri" w:cs="Calibri" w:asciiTheme="minorAscii" w:hAnsiTheme="minorAscii" w:cstheme="minorAscii"/>
        </w:rPr>
        <w:t xml:space="preserve"> to improve student success</w:t>
      </w:r>
      <w:r w:rsidRPr="753A3695" w:rsidR="171DCCB2">
        <w:rPr>
          <w:rFonts w:ascii="Calibri" w:hAnsi="Calibri" w:cs="Calibri" w:asciiTheme="minorAscii" w:hAnsiTheme="minorAscii" w:cstheme="minorAscii"/>
        </w:rPr>
        <w:t xml:space="preserve">. When we share student learning outcomes </w:t>
      </w:r>
      <w:r w:rsidRPr="753A3695" w:rsidR="063BCAF9">
        <w:rPr>
          <w:rFonts w:ascii="Calibri" w:hAnsi="Calibri" w:cs="Calibri" w:asciiTheme="minorAscii" w:hAnsiTheme="minorAscii" w:cstheme="minorAscii"/>
        </w:rPr>
        <w:t>with</w:t>
      </w:r>
      <w:r w:rsidRPr="753A3695" w:rsidR="171DCCB2">
        <w:rPr>
          <w:rFonts w:ascii="Calibri" w:hAnsi="Calibri" w:cs="Calibri" w:asciiTheme="minorAscii" w:hAnsiTheme="minorAscii" w:cstheme="minorAscii"/>
        </w:rPr>
        <w:t xml:space="preserve"> </w:t>
      </w:r>
      <w:r w:rsidRPr="753A3695" w:rsidR="3B5F1DC8">
        <w:rPr>
          <w:rFonts w:ascii="Calibri" w:hAnsi="Calibri" w:cs="Calibri" w:asciiTheme="minorAscii" w:hAnsiTheme="minorAscii" w:cstheme="minorAscii"/>
        </w:rPr>
        <w:t>students,</w:t>
      </w:r>
      <w:r w:rsidRPr="753A3695" w:rsidR="171DCCB2">
        <w:rPr>
          <w:rFonts w:ascii="Calibri" w:hAnsi="Calibri" w:cs="Calibri" w:asciiTheme="minorAscii" w:hAnsiTheme="minorAscii" w:cstheme="minorAscii"/>
        </w:rPr>
        <w:t xml:space="preserve"> we </w:t>
      </w:r>
      <w:r w:rsidRPr="753A3695" w:rsidR="3D8B035D">
        <w:rPr>
          <w:rFonts w:ascii="Calibri" w:hAnsi="Calibri" w:cs="Calibri" w:asciiTheme="minorAscii" w:hAnsiTheme="minorAscii" w:cstheme="minorAscii"/>
        </w:rPr>
        <w:t>empower</w:t>
      </w:r>
      <w:r w:rsidRPr="753A3695" w:rsidR="171DCCB2">
        <w:rPr>
          <w:rFonts w:ascii="Calibri" w:hAnsi="Calibri" w:cs="Calibri" w:asciiTheme="minorAscii" w:hAnsiTheme="minorAscii" w:cstheme="minorAscii"/>
        </w:rPr>
        <w:t xml:space="preserve"> them to become more actively involved in their own learning</w:t>
      </w:r>
      <w:r w:rsidRPr="753A3695" w:rsidR="171DCCB2">
        <w:rPr>
          <w:rFonts w:ascii="Calibri" w:hAnsi="Calibri" w:cs="Calibri" w:asciiTheme="minorAscii" w:hAnsiTheme="minorAscii" w:cstheme="minorAscii"/>
        </w:rPr>
        <w:t xml:space="preserve">. </w:t>
      </w:r>
      <w:r w:rsidRPr="753A3695" w:rsidR="6677E23A">
        <w:rPr>
          <w:rFonts w:ascii="Calibri" w:hAnsi="Calibri" w:cs="Calibri" w:asciiTheme="minorAscii" w:hAnsiTheme="minorAscii" w:cstheme="minorAscii"/>
        </w:rPr>
        <w:t xml:space="preserve"> </w:t>
      </w:r>
    </w:p>
    <w:p xmlns:wp14="http://schemas.microsoft.com/office/word/2010/wordml" w:rsidRPr="00F531D6" w:rsidR="009D6F71" w:rsidP="009D6F71" w:rsidRDefault="009D6F71" w14:paraId="0A37501D" wp14:textId="77777777">
      <w:pPr>
        <w:pStyle w:val="Default"/>
        <w:rPr>
          <w:rFonts w:asciiTheme="minorHAnsi" w:hAnsiTheme="minorHAnsi" w:cstheme="minorHAnsi"/>
        </w:rPr>
      </w:pPr>
    </w:p>
    <w:p xmlns:wp14="http://schemas.microsoft.com/office/word/2010/wordml" w:rsidRPr="00F531D6" w:rsidR="00184D93" w:rsidP="00184D93" w:rsidRDefault="00184D93" w14:paraId="151FE1CA" wp14:textId="77777777">
      <w:pPr>
        <w:pStyle w:val="Default"/>
        <w:numPr>
          <w:ilvl w:val="0"/>
          <w:numId w:val="1"/>
        </w:numPr>
        <w:ind w:right="729"/>
        <w:rPr>
          <w:rFonts w:asciiTheme="minorHAnsi" w:hAnsiTheme="minorHAnsi" w:cstheme="minorHAnsi"/>
        </w:rPr>
      </w:pPr>
      <w:r w:rsidRPr="00F531D6">
        <w:rPr>
          <w:rFonts w:asciiTheme="minorHAnsi" w:hAnsiTheme="minorHAnsi" w:cstheme="minorHAnsi"/>
        </w:rPr>
        <w:t xml:space="preserve">What is assessment? </w:t>
      </w:r>
    </w:p>
    <w:p xmlns:wp14="http://schemas.microsoft.com/office/word/2010/wordml" w:rsidRPr="00F531D6" w:rsidR="00EA2FCF" w:rsidP="009D6F71" w:rsidRDefault="00EA2FCF" w14:paraId="5DAB6C7B" wp14:textId="77777777">
      <w:pPr>
        <w:pStyle w:val="Default"/>
        <w:ind w:left="1440" w:right="729"/>
        <w:rPr>
          <w:rFonts w:asciiTheme="minorHAnsi" w:hAnsiTheme="minorHAnsi" w:cstheme="minorHAnsi"/>
        </w:rPr>
      </w:pPr>
    </w:p>
    <w:p xmlns:wp14="http://schemas.microsoft.com/office/word/2010/wordml" w:rsidRPr="00F531D6" w:rsidR="00A14F98" w:rsidP="6535EB52" w:rsidRDefault="00A14F98" w14:paraId="4C29CF52" wp14:textId="639B6B16">
      <w:pPr>
        <w:pStyle w:val="Default"/>
        <w:ind w:left="1440" w:right="729"/>
        <w:rPr>
          <w:rFonts w:ascii="Calibri" w:hAnsi="Calibri" w:cs="Calibri" w:asciiTheme="minorAscii" w:hAnsiTheme="minorAscii" w:cstheme="minorAscii"/>
        </w:rPr>
      </w:pPr>
      <w:ins w:author="Dewey, Shannamar" w:date="2023-11-17T03:58:38.513Z" w:id="1196221405">
        <w:r w:rsidRPr="753A3695" w:rsidR="255033C0">
          <w:rPr>
            <w:rFonts w:ascii="Calibri" w:hAnsi="Calibri" w:cs="Calibri" w:asciiTheme="minorAscii" w:hAnsiTheme="minorAscii" w:cstheme="minorAscii"/>
          </w:rPr>
          <w:t xml:space="preserve">Student Learning Outcome </w:t>
        </w:r>
      </w:ins>
      <w:r w:rsidRPr="753A3695" w:rsidR="6EAB4AB8">
        <w:rPr>
          <w:rFonts w:ascii="Calibri" w:hAnsi="Calibri" w:cs="Calibri" w:asciiTheme="minorAscii" w:hAnsiTheme="minorAscii" w:cstheme="minorAscii"/>
        </w:rPr>
        <w:t xml:space="preserve">Assessment is an ongoing </w:t>
      </w:r>
      <w:r w:rsidRPr="753A3695" w:rsidR="38AE3EB7">
        <w:rPr>
          <w:rFonts w:ascii="Calibri" w:hAnsi="Calibri" w:cs="Calibri" w:asciiTheme="minorAscii" w:hAnsiTheme="minorAscii" w:cstheme="minorAscii"/>
        </w:rPr>
        <w:t xml:space="preserve">and cyclical </w:t>
      </w:r>
      <w:r w:rsidRPr="753A3695" w:rsidR="6EAB4AB8">
        <w:rPr>
          <w:rFonts w:ascii="Calibri" w:hAnsi="Calibri" w:cs="Calibri" w:asciiTheme="minorAscii" w:hAnsiTheme="minorAscii" w:cstheme="minorAscii"/>
        </w:rPr>
        <w:t>process aimed at understanding and improving student learning</w:t>
      </w:r>
      <w:ins w:author="Dewey, Shannamar" w:date="2023-11-17T03:52:51.69Z" w:id="537254808">
        <w:r w:rsidRPr="753A3695" w:rsidR="6E6CC7B5">
          <w:rPr>
            <w:rFonts w:ascii="Calibri" w:hAnsi="Calibri" w:cs="Calibri" w:asciiTheme="minorAscii" w:hAnsiTheme="minorAscii" w:cstheme="minorAscii"/>
          </w:rPr>
          <w:t xml:space="preserve"> through adaptation of educational practices</w:t>
        </w:r>
      </w:ins>
      <w:r w:rsidRPr="753A3695" w:rsidR="6EAB4AB8">
        <w:rPr>
          <w:rFonts w:ascii="Calibri" w:hAnsi="Calibri" w:cs="Calibri" w:asciiTheme="minorAscii" w:hAnsiTheme="minorAscii" w:cstheme="minorAscii"/>
        </w:rPr>
        <w:t xml:space="preserve">. It involves making expectations explicit and public; setting </w:t>
      </w:r>
      <w:r w:rsidRPr="753A3695" w:rsidR="6EAB4AB8">
        <w:rPr>
          <w:rFonts w:ascii="Calibri" w:hAnsi="Calibri" w:cs="Calibri" w:asciiTheme="minorAscii" w:hAnsiTheme="minorAscii" w:cstheme="minorAscii"/>
        </w:rPr>
        <w:t>appropriate criteria</w:t>
      </w:r>
      <w:r w:rsidRPr="753A3695" w:rsidR="6EAB4AB8">
        <w:rPr>
          <w:rFonts w:ascii="Calibri" w:hAnsi="Calibri" w:cs="Calibri" w:asciiTheme="minorAscii" w:hAnsiTheme="minorAscii" w:cstheme="minorAscii"/>
        </w:rPr>
        <w:t xml:space="preserve"> and </w:t>
      </w:r>
      <w:r w:rsidRPr="753A3695" w:rsidR="6EAB4AB8">
        <w:rPr>
          <w:rFonts w:ascii="Calibri" w:hAnsi="Calibri" w:cs="Calibri" w:asciiTheme="minorAscii" w:hAnsiTheme="minorAscii" w:cstheme="minorAscii"/>
        </w:rPr>
        <w:t>high standards</w:t>
      </w:r>
      <w:r w:rsidRPr="753A3695" w:rsidR="6EAB4AB8">
        <w:rPr>
          <w:rFonts w:ascii="Calibri" w:hAnsi="Calibri" w:cs="Calibri" w:asciiTheme="minorAscii" w:hAnsiTheme="minorAscii" w:cstheme="minorAscii"/>
        </w:rPr>
        <w:t xml:space="preserve"> for learning quality; systematically gathering, analyzing, and interpreting evidence to </w:t>
      </w:r>
      <w:r w:rsidRPr="753A3695" w:rsidR="6EAB4AB8">
        <w:rPr>
          <w:rFonts w:ascii="Calibri" w:hAnsi="Calibri" w:cs="Calibri" w:asciiTheme="minorAscii" w:hAnsiTheme="minorAscii" w:cstheme="minorAscii"/>
        </w:rPr>
        <w:t>determine</w:t>
      </w:r>
      <w:r w:rsidRPr="753A3695" w:rsidR="6EAB4AB8">
        <w:rPr>
          <w:rFonts w:ascii="Calibri" w:hAnsi="Calibri" w:cs="Calibri" w:asciiTheme="minorAscii" w:hAnsiTheme="minorAscii" w:cstheme="minorAscii"/>
        </w:rPr>
        <w:t xml:space="preserve"> how well </w:t>
      </w:r>
      <w:commentRangeStart w:id="1161999247"/>
      <w:r w:rsidRPr="753A3695" w:rsidR="6EAB4AB8">
        <w:rPr>
          <w:rFonts w:ascii="Calibri" w:hAnsi="Calibri" w:cs="Calibri" w:asciiTheme="minorAscii" w:hAnsiTheme="minorAscii" w:cstheme="minorAscii"/>
        </w:rPr>
        <w:t>performance</w:t>
      </w:r>
      <w:commentRangeEnd w:id="1161999247"/>
      <w:r>
        <w:rPr>
          <w:rStyle w:val="CommentReference"/>
        </w:rPr>
        <w:commentReference w:id="1161999247"/>
      </w:r>
      <w:r w:rsidRPr="753A3695" w:rsidR="6EAB4AB8">
        <w:rPr>
          <w:rFonts w:ascii="Calibri" w:hAnsi="Calibri" w:cs="Calibri" w:asciiTheme="minorAscii" w:hAnsiTheme="minorAscii" w:cstheme="minorAscii"/>
        </w:rPr>
        <w:t xml:space="preserve"> matches those expectations and standards; and using the resulting information to document, explain, and improve </w:t>
      </w:r>
      <w:commentRangeStart w:id="2142687291"/>
      <w:r w:rsidRPr="753A3695" w:rsidR="6EAB4AB8">
        <w:rPr>
          <w:rFonts w:ascii="Calibri" w:hAnsi="Calibri" w:cs="Calibri" w:asciiTheme="minorAscii" w:hAnsiTheme="minorAscii" w:cstheme="minorAscii"/>
        </w:rPr>
        <w:t>performance</w:t>
      </w:r>
      <w:commentRangeEnd w:id="2142687291"/>
      <w:r>
        <w:rPr>
          <w:rStyle w:val="CommentReference"/>
        </w:rPr>
        <w:commentReference w:id="2142687291"/>
      </w:r>
      <w:r w:rsidRPr="753A3695" w:rsidR="6EAB4AB8">
        <w:rPr>
          <w:rFonts w:ascii="Calibri" w:hAnsi="Calibri" w:cs="Calibri" w:asciiTheme="minorAscii" w:hAnsiTheme="minorAscii" w:cstheme="minorAscii"/>
        </w:rPr>
        <w:t xml:space="preserve">. </w:t>
      </w:r>
    </w:p>
    <w:p xmlns:wp14="http://schemas.microsoft.com/office/word/2010/wordml" w:rsidRPr="00F531D6" w:rsidR="00A14F98" w:rsidP="00A14F98" w:rsidRDefault="00A14F98" w14:paraId="02EB378F" wp14:textId="77777777">
      <w:pPr>
        <w:pStyle w:val="Default"/>
        <w:ind w:left="1440" w:right="729"/>
        <w:rPr>
          <w:rFonts w:asciiTheme="minorHAnsi" w:hAnsiTheme="minorHAnsi" w:cstheme="minorHAnsi"/>
        </w:rPr>
      </w:pPr>
    </w:p>
    <w:p xmlns:wp14="http://schemas.microsoft.com/office/word/2010/wordml" w:rsidRPr="00F531D6" w:rsidR="00EA2FCF" w:rsidP="6535EB52" w:rsidRDefault="00EA2FCF" w14:paraId="3393CAA8" wp14:textId="77777777">
      <w:pPr>
        <w:pStyle w:val="Default"/>
        <w:ind w:left="1440" w:right="729"/>
        <w:rPr>
          <w:rFonts w:ascii="Calibri" w:hAnsi="Calibri" w:cs="Calibri" w:asciiTheme="minorAscii" w:hAnsiTheme="minorAscii" w:cstheme="minorAscii"/>
        </w:rPr>
      </w:pPr>
      <w:r w:rsidRPr="6535EB52" w:rsidR="171DCCB2">
        <w:rPr>
          <w:rFonts w:ascii="Calibri" w:hAnsi="Calibri" w:cs="Calibri" w:asciiTheme="minorAscii" w:hAnsiTheme="minorAscii" w:cstheme="minorAscii"/>
        </w:rPr>
        <w:t xml:space="preserve">Assessment helps us create a shared academic culture dedicated to assuring and improving the quality of higher education (AAHE Bulletin, 1995). Assessment is an </w:t>
      </w:r>
      <w:r w:rsidRPr="6535EB52" w:rsidR="171DCCB2">
        <w:rPr>
          <w:rFonts w:ascii="Calibri" w:hAnsi="Calibri" w:cs="Calibri" w:asciiTheme="minorAscii" w:hAnsiTheme="minorAscii" w:cstheme="minorAscii"/>
        </w:rPr>
        <w:t>ongoing process</w:t>
      </w:r>
      <w:r w:rsidRPr="6535EB52" w:rsidR="171DCCB2">
        <w:rPr>
          <w:rFonts w:ascii="Calibri" w:hAnsi="Calibri" w:cs="Calibri" w:asciiTheme="minorAscii" w:hAnsiTheme="minorAscii" w:cstheme="minorAscii"/>
        </w:rPr>
        <w:t xml:space="preserve">, which ideally permeates the institution. </w:t>
      </w:r>
      <w:commentRangeStart w:id="1985609552"/>
      <w:commentRangeStart w:id="2002043215"/>
      <w:r w:rsidRPr="6535EB52" w:rsidR="171DCCB2">
        <w:rPr>
          <w:rFonts w:ascii="Calibri" w:hAnsi="Calibri" w:cs="Calibri" w:asciiTheme="minorAscii" w:hAnsiTheme="minorAscii" w:cstheme="minorAscii"/>
        </w:rPr>
        <w:t xml:space="preserve">The assessment cycle involves both gathering information and using that information to </w:t>
      </w:r>
      <w:r w:rsidRPr="6535EB52" w:rsidR="171DCCB2">
        <w:rPr>
          <w:rFonts w:ascii="Calibri" w:hAnsi="Calibri" w:cs="Calibri" w:asciiTheme="minorAscii" w:hAnsiTheme="minorAscii" w:cstheme="minorAscii"/>
        </w:rPr>
        <w:t>modify</w:t>
      </w:r>
      <w:r w:rsidRPr="6535EB52" w:rsidR="171DCCB2">
        <w:rPr>
          <w:rFonts w:ascii="Calibri" w:hAnsi="Calibri" w:cs="Calibri" w:asciiTheme="minorAscii" w:hAnsiTheme="minorAscii" w:cstheme="minorAscii"/>
        </w:rPr>
        <w:t xml:space="preserve"> and improve teaching and student learning. </w:t>
      </w:r>
      <w:commentRangeEnd w:id="1985609552"/>
      <w:r>
        <w:rPr>
          <w:rStyle w:val="CommentReference"/>
        </w:rPr>
        <w:commentReference w:id="1985609552"/>
      </w:r>
      <w:commentRangeEnd w:id="2002043215"/>
      <w:r>
        <w:rPr>
          <w:rStyle w:val="CommentReference"/>
        </w:rPr>
        <w:commentReference w:id="2002043215"/>
      </w:r>
    </w:p>
    <w:p xmlns:wp14="http://schemas.microsoft.com/office/word/2010/wordml" w:rsidRPr="00F531D6" w:rsidR="00EA2FCF" w:rsidP="009D6F71" w:rsidRDefault="00EA2FCF" w14:paraId="6A05A809" wp14:textId="77777777">
      <w:pPr>
        <w:pStyle w:val="Default"/>
        <w:ind w:left="1440" w:right="729"/>
        <w:rPr>
          <w:rFonts w:asciiTheme="minorHAnsi" w:hAnsiTheme="minorHAnsi" w:cstheme="minorHAnsi"/>
        </w:rPr>
      </w:pPr>
    </w:p>
    <w:p xmlns:wp14="http://schemas.microsoft.com/office/word/2010/wordml" w:rsidRPr="00F531D6" w:rsidR="009D6F71" w:rsidP="586C72DA" w:rsidRDefault="009D6F71" w14:paraId="233545B1" wp14:textId="79F8C48C">
      <w:pPr>
        <w:pStyle w:val="Default"/>
        <w:ind w:left="1440" w:right="729"/>
        <w:rPr>
          <w:rFonts w:ascii="Calibri" w:hAnsi="Calibri" w:cs="Calibri" w:asciiTheme="minorAscii" w:hAnsiTheme="minorAscii" w:cstheme="minorAscii"/>
        </w:rPr>
      </w:pPr>
      <w:r w:rsidRPr="6535EB52" w:rsidR="28CA8B6C">
        <w:rPr>
          <w:rFonts w:ascii="Calibri" w:hAnsi="Calibri" w:cs="Calibri" w:asciiTheme="minorAscii" w:hAnsiTheme="minorAscii" w:cstheme="minorAscii"/>
        </w:rPr>
        <w:t xml:space="preserve">Assessment </w:t>
      </w:r>
      <w:del w:author="Dewey, Shannamar" w:date="2023-11-17T03:59:55.653Z" w:id="317981209">
        <w:r w:rsidRPr="6535EB52" w:rsidDel="28CA8B6C">
          <w:rPr>
            <w:rFonts w:ascii="Calibri" w:hAnsi="Calibri" w:cs="Calibri" w:asciiTheme="minorAscii" w:hAnsiTheme="minorAscii" w:cstheme="minorAscii"/>
          </w:rPr>
          <w:delText>ideally</w:delText>
        </w:r>
      </w:del>
      <w:r w:rsidRPr="6535EB52" w:rsidR="28CA8B6C">
        <w:rPr>
          <w:rFonts w:ascii="Calibri" w:hAnsi="Calibri" w:cs="Calibri" w:asciiTheme="minorAscii" w:hAnsiTheme="minorAscii" w:cstheme="minorAscii"/>
        </w:rPr>
        <w:t xml:space="preserve"> involves </w:t>
      </w:r>
      <w:ins w:author="Dewey, Shannamar" w:date="2023-11-17T04:00:02.523Z" w:id="1834526041">
        <w:r w:rsidRPr="6535EB52" w:rsidR="7F638ECE">
          <w:rPr>
            <w:rFonts w:ascii="Calibri" w:hAnsi="Calibri" w:cs="Calibri" w:asciiTheme="minorAscii" w:hAnsiTheme="minorAscii" w:cstheme="minorAscii"/>
          </w:rPr>
          <w:t xml:space="preserve">collecting </w:t>
        </w:r>
      </w:ins>
      <w:r w:rsidRPr="6535EB52" w:rsidR="28CA8B6C">
        <w:rPr>
          <w:rFonts w:ascii="Calibri" w:hAnsi="Calibri" w:cs="Calibri" w:asciiTheme="minorAscii" w:hAnsiTheme="minorAscii" w:cstheme="minorAscii"/>
        </w:rPr>
        <w:t xml:space="preserve">a sample of behavior from your students that can be </w:t>
      </w:r>
      <w:r w:rsidRPr="6535EB52" w:rsidR="28CA8B6C">
        <w:rPr>
          <w:rFonts w:ascii="Calibri" w:hAnsi="Calibri" w:cs="Calibri" w:asciiTheme="minorAscii" w:hAnsiTheme="minorAscii" w:cstheme="minorAscii"/>
        </w:rPr>
        <w:t>observed</w:t>
      </w:r>
      <w:r w:rsidRPr="6535EB52" w:rsidR="28CA8B6C">
        <w:rPr>
          <w:rFonts w:ascii="Calibri" w:hAnsi="Calibri" w:cs="Calibri" w:asciiTheme="minorAscii" w:hAnsiTheme="minorAscii" w:cstheme="minorAscii"/>
        </w:rPr>
        <w:t xml:space="preserve"> and </w:t>
      </w:r>
      <w:r w:rsidRPr="6535EB52" w:rsidR="171DCCB2">
        <w:rPr>
          <w:rFonts w:ascii="Calibri" w:hAnsi="Calibri" w:cs="Calibri" w:asciiTheme="minorAscii" w:hAnsiTheme="minorAscii" w:cstheme="minorAscii"/>
        </w:rPr>
        <w:t>judged</w:t>
      </w:r>
      <w:r w:rsidRPr="6535EB52" w:rsidR="28CA8B6C">
        <w:rPr>
          <w:rFonts w:ascii="Calibri" w:hAnsi="Calibri" w:cs="Calibri" w:asciiTheme="minorAscii" w:hAnsiTheme="minorAscii" w:cstheme="minorAscii"/>
        </w:rPr>
        <w:t xml:space="preserve"> on the </w:t>
      </w:r>
      <w:r w:rsidRPr="6535EB52" w:rsidR="220182CC">
        <w:rPr>
          <w:rFonts w:ascii="Calibri" w:hAnsi="Calibri" w:cs="Calibri" w:asciiTheme="minorAscii" w:hAnsiTheme="minorAscii" w:cstheme="minorAscii"/>
        </w:rPr>
        <w:t>basis</w:t>
      </w:r>
      <w:r w:rsidRPr="6535EB52" w:rsidR="28CA8B6C">
        <w:rPr>
          <w:rFonts w:ascii="Calibri" w:hAnsi="Calibri" w:cs="Calibri" w:asciiTheme="minorAscii" w:hAnsiTheme="minorAscii" w:cstheme="minorAscii"/>
        </w:rPr>
        <w:t xml:space="preserve"> of specific criteria, </w:t>
      </w:r>
      <w:r w:rsidRPr="6535EB52" w:rsidR="28CA8B6C">
        <w:rPr>
          <w:rFonts w:ascii="Calibri" w:hAnsi="Calibri" w:cs="Calibri" w:asciiTheme="minorAscii" w:hAnsiTheme="minorAscii" w:cstheme="minorAscii"/>
        </w:rPr>
        <w:t>developed</w:t>
      </w:r>
      <w:r w:rsidRPr="6535EB52" w:rsidR="28CA8B6C">
        <w:rPr>
          <w:rFonts w:ascii="Calibri" w:hAnsi="Calibri" w:cs="Calibri" w:asciiTheme="minorAscii" w:hAnsiTheme="minorAscii" w:cstheme="minorAscii"/>
        </w:rPr>
        <w:t xml:space="preserve"> and assessed in multiple modes and contexts with a focus on the learning process. </w:t>
      </w:r>
      <w:ins w:author="Dewey, Shannamar" w:date="2023-11-17T04:03:38.484Z" w:id="1168496583">
        <w:r w:rsidRPr="6535EB52" w:rsidR="17CD4624">
          <w:rPr>
            <w:rFonts w:ascii="Calibri" w:hAnsi="Calibri" w:cs="Calibri" w:asciiTheme="minorAscii" w:hAnsiTheme="minorAscii" w:cstheme="minorAscii"/>
          </w:rPr>
          <w:t>The sample may involve a combination of exams, projects, presentations, portfolios, or other assessment techniques</w:t>
        </w:r>
      </w:ins>
    </w:p>
    <w:p xmlns:wp14="http://schemas.microsoft.com/office/word/2010/wordml" w:rsidRPr="00F531D6" w:rsidR="009D6F71" w:rsidP="009D6F71" w:rsidRDefault="009D6F71" w14:paraId="5A39BBE3" wp14:textId="77777777">
      <w:pPr>
        <w:pStyle w:val="Default"/>
        <w:ind w:left="1440" w:right="729"/>
        <w:rPr>
          <w:rFonts w:asciiTheme="minorHAnsi" w:hAnsiTheme="minorHAnsi" w:cstheme="minorHAnsi"/>
        </w:rPr>
      </w:pPr>
    </w:p>
    <w:p xmlns:wp14="http://schemas.microsoft.com/office/word/2010/wordml" w:rsidRPr="00F531D6" w:rsidR="004873C7" w:rsidP="586C72DA" w:rsidRDefault="009D6F71" w14:paraId="256929BB" wp14:textId="04C8D12B">
      <w:pPr>
        <w:pStyle w:val="Default"/>
        <w:ind w:left="1440" w:right="729"/>
        <w:rPr>
          <w:rFonts w:ascii="Calibri" w:hAnsi="Calibri" w:cs="Calibri" w:asciiTheme="minorAscii" w:hAnsiTheme="minorAscii" w:cstheme="minorAscii"/>
        </w:rPr>
      </w:pPr>
      <w:ins w:author="Dewey, Shannamar" w:date="2023-11-17T04:10:59.978Z" w:id="1782781298">
        <w:r w:rsidRPr="6535EB52" w:rsidR="0EE0289B">
          <w:rPr>
            <w:rFonts w:ascii="Calibri" w:hAnsi="Calibri" w:cs="Calibri" w:asciiTheme="minorAscii" w:hAnsiTheme="minorAscii" w:cstheme="minorAscii"/>
          </w:rPr>
          <w:t>Student Learning Outcom</w:t>
        </w:r>
      </w:ins>
      <w:ins w:author="Dewey, Shannamar" w:date="2023-11-17T04:11:27.03Z" w:id="1664889208">
        <w:r w:rsidRPr="6535EB52" w:rsidR="0EE0289B">
          <w:rPr>
            <w:rFonts w:ascii="Calibri" w:hAnsi="Calibri" w:cs="Calibri" w:asciiTheme="minorAscii" w:hAnsiTheme="minorAscii" w:cstheme="minorAscii"/>
          </w:rPr>
          <w:t>e Assessment should not create</w:t>
        </w:r>
      </w:ins>
      <w:del w:author="Dewey, Shannamar" w:date="2023-11-17T04:11:17.252Z" w:id="355544614">
        <w:r w:rsidRPr="6535EB52" w:rsidDel="28CA8B6C">
          <w:rPr>
            <w:rFonts w:ascii="Calibri" w:hAnsi="Calibri" w:cs="Calibri" w:asciiTheme="minorAscii" w:hAnsiTheme="minorAscii" w:cstheme="minorAscii"/>
          </w:rPr>
          <w:delText>It is not</w:delText>
        </w:r>
      </w:del>
      <w:r w:rsidRPr="6535EB52" w:rsidR="28CA8B6C">
        <w:rPr>
          <w:rFonts w:ascii="Calibri" w:hAnsi="Calibri" w:cs="Calibri" w:asciiTheme="minorAscii" w:hAnsiTheme="minorAscii" w:cstheme="minorAscii"/>
        </w:rPr>
        <w:t xml:space="preserve"> extra work for faculty. </w:t>
      </w:r>
      <w:del w:author="Dewey, Shannamar" w:date="2023-11-17T04:11:35.672Z" w:id="242197227">
        <w:r w:rsidRPr="6535EB52" w:rsidDel="28CA8B6C">
          <w:rPr>
            <w:rFonts w:ascii="Calibri" w:hAnsi="Calibri" w:cs="Calibri" w:asciiTheme="minorAscii" w:hAnsiTheme="minorAscii" w:cstheme="minorAscii"/>
          </w:rPr>
          <w:delText>You</w:delText>
        </w:r>
      </w:del>
      <w:ins w:author="Dewey, Shannamar" w:date="2023-11-17T04:11:36.406Z" w:id="1652219371">
        <w:r w:rsidRPr="6535EB52" w:rsidR="5CEDD7D5">
          <w:rPr>
            <w:rFonts w:ascii="Calibri" w:hAnsi="Calibri" w:cs="Calibri" w:asciiTheme="minorAscii" w:hAnsiTheme="minorAscii" w:cstheme="minorAscii"/>
          </w:rPr>
          <w:t>Faculty</w:t>
        </w:r>
      </w:ins>
      <w:r w:rsidRPr="6535EB52" w:rsidR="28CA8B6C">
        <w:rPr>
          <w:rFonts w:ascii="Calibri" w:hAnsi="Calibri" w:cs="Calibri" w:asciiTheme="minorAscii" w:hAnsiTheme="minorAscii" w:cstheme="minorAscii"/>
        </w:rPr>
        <w:t xml:space="preserve"> are already assessing learning when </w:t>
      </w:r>
      <w:del w:author="Dewey, Shannamar" w:date="2023-11-17T04:11:51.007Z" w:id="894360376">
        <w:r w:rsidRPr="6535EB52" w:rsidDel="28CA8B6C">
          <w:rPr>
            <w:rFonts w:ascii="Calibri" w:hAnsi="Calibri" w:cs="Calibri" w:asciiTheme="minorAscii" w:hAnsiTheme="minorAscii" w:cstheme="minorAscii"/>
          </w:rPr>
          <w:delText>you</w:delText>
        </w:r>
      </w:del>
      <w:ins w:author="Dewey, Shannamar" w:date="2023-11-17T04:11:51.252Z" w:id="39432276">
        <w:r w:rsidRPr="6535EB52" w:rsidR="27A29972">
          <w:rPr>
            <w:rFonts w:ascii="Calibri" w:hAnsi="Calibri" w:cs="Calibri" w:asciiTheme="minorAscii" w:hAnsiTheme="minorAscii" w:cstheme="minorAscii"/>
          </w:rPr>
          <w:t>they</w:t>
        </w:r>
      </w:ins>
      <w:r w:rsidRPr="6535EB52" w:rsidR="28CA8B6C">
        <w:rPr>
          <w:rFonts w:ascii="Calibri" w:hAnsi="Calibri" w:cs="Calibri" w:asciiTheme="minorAscii" w:hAnsiTheme="minorAscii" w:cstheme="minorAscii"/>
        </w:rPr>
        <w:t xml:space="preserve"> give </w:t>
      </w:r>
      <w:ins w:author="Dewey, Shannamar" w:date="2023-11-17T04:17:27.745Z" w:id="621997415">
        <w:r w:rsidRPr="6535EB52" w:rsidR="50501936">
          <w:rPr>
            <w:rFonts w:ascii="Calibri" w:hAnsi="Calibri" w:cs="Calibri" w:asciiTheme="minorAscii" w:hAnsiTheme="minorAscii" w:cstheme="minorAscii"/>
          </w:rPr>
          <w:t xml:space="preserve">assignment </w:t>
        </w:r>
      </w:ins>
      <w:r w:rsidRPr="6535EB52" w:rsidR="28CA8B6C">
        <w:rPr>
          <w:rFonts w:ascii="Calibri" w:hAnsi="Calibri" w:cs="Calibri" w:asciiTheme="minorAscii" w:hAnsiTheme="minorAscii" w:cstheme="minorAscii"/>
        </w:rPr>
        <w:t>feedback</w:t>
      </w:r>
      <w:ins w:author="Dewey, Shannamar" w:date="2023-11-17T04:18:20.125Z" w:id="628325265">
        <w:r w:rsidRPr="6535EB52" w:rsidR="0BD33E87">
          <w:rPr>
            <w:rFonts w:ascii="Calibri" w:hAnsi="Calibri" w:cs="Calibri" w:asciiTheme="minorAscii" w:hAnsiTheme="minorAscii" w:cstheme="minorAscii"/>
          </w:rPr>
          <w:t xml:space="preserve"> and scores</w:t>
        </w:r>
      </w:ins>
      <w:r w:rsidRPr="6535EB52" w:rsidR="28CA8B6C">
        <w:rPr>
          <w:rFonts w:ascii="Calibri" w:hAnsi="Calibri" w:cs="Calibri" w:asciiTheme="minorAscii" w:hAnsiTheme="minorAscii" w:cstheme="minorAscii"/>
        </w:rPr>
        <w:t xml:space="preserve"> to students</w:t>
      </w:r>
      <w:del w:author="Dewey, Shannamar" w:date="2023-11-17T04:17:13.121Z" w:id="1500431636">
        <w:r w:rsidRPr="6535EB52" w:rsidDel="28CA8B6C">
          <w:rPr>
            <w:rFonts w:ascii="Calibri" w:hAnsi="Calibri" w:cs="Calibri" w:asciiTheme="minorAscii" w:hAnsiTheme="minorAscii" w:cstheme="minorAscii"/>
          </w:rPr>
          <w:delText xml:space="preserve"> on their learning and how to improve.</w:delText>
        </w:r>
      </w:del>
      <w:r w:rsidRPr="6535EB52" w:rsidR="28CA8B6C">
        <w:rPr>
          <w:rFonts w:ascii="Calibri" w:hAnsi="Calibri" w:cs="Calibri" w:asciiTheme="minorAscii" w:hAnsiTheme="minorAscii" w:cstheme="minorAscii"/>
        </w:rPr>
        <w:t xml:space="preserve"> </w:t>
      </w:r>
      <w:r w:rsidRPr="6535EB52" w:rsidR="28CA8B6C">
        <w:rPr>
          <w:rFonts w:ascii="Calibri" w:hAnsi="Calibri" w:cs="Calibri" w:asciiTheme="minorAscii" w:hAnsiTheme="minorAscii" w:cstheme="minorAscii"/>
        </w:rPr>
        <w:t xml:space="preserve">The primary difference is that assessment </w:t>
      </w:r>
      <w:ins w:author="Dewey, Shannamar" w:date="2023-11-17T04:12:17.187Z" w:id="1176955246">
        <w:r w:rsidRPr="6535EB52" w:rsidR="74013779">
          <w:rPr>
            <w:rFonts w:ascii="Calibri" w:hAnsi="Calibri" w:cs="Calibri" w:asciiTheme="minorAscii" w:hAnsiTheme="minorAscii" w:cstheme="minorAscii"/>
          </w:rPr>
          <w:t xml:space="preserve">data collection is organized to </w:t>
        </w:r>
      </w:ins>
      <w:r w:rsidRPr="6535EB52" w:rsidR="28CA8B6C">
        <w:rPr>
          <w:rFonts w:ascii="Calibri" w:hAnsi="Calibri" w:cs="Calibri" w:asciiTheme="minorAscii" w:hAnsiTheme="minorAscii" w:cstheme="minorAscii"/>
        </w:rPr>
        <w:t>target</w:t>
      </w:r>
      <w:del w:author="Dewey, Shannamar" w:date="2023-11-17T04:12:19.761Z" w:id="1087235298">
        <w:r w:rsidRPr="6535EB52" w:rsidDel="28CA8B6C">
          <w:rPr>
            <w:rFonts w:ascii="Calibri" w:hAnsi="Calibri" w:cs="Calibri" w:asciiTheme="minorAscii" w:hAnsiTheme="minorAscii" w:cstheme="minorAscii"/>
          </w:rPr>
          <w:delText>s</w:delText>
        </w:r>
      </w:del>
      <w:r w:rsidRPr="6535EB52" w:rsidR="28CA8B6C">
        <w:rPr>
          <w:rFonts w:ascii="Calibri" w:hAnsi="Calibri" w:cs="Calibri" w:asciiTheme="minorAscii" w:hAnsiTheme="minorAscii" w:cstheme="minorAscii"/>
        </w:rPr>
        <w:t xml:space="preserve"> </w:t>
      </w:r>
      <w:r w:rsidRPr="6535EB52" w:rsidR="171DCCB2">
        <w:rPr>
          <w:rFonts w:ascii="Calibri" w:hAnsi="Calibri" w:cs="Calibri" w:asciiTheme="minorAscii" w:hAnsiTheme="minorAscii" w:cstheme="minorAscii"/>
        </w:rPr>
        <w:t>specific</w:t>
      </w:r>
      <w:r w:rsidRPr="6535EB52" w:rsidR="28CA8B6C">
        <w:rPr>
          <w:rFonts w:ascii="Calibri" w:hAnsi="Calibri" w:cs="Calibri" w:asciiTheme="minorAscii" w:hAnsiTheme="minorAscii" w:cstheme="minorAscii"/>
        </w:rPr>
        <w:t xml:space="preserve"> </w:t>
      </w:r>
      <w:r w:rsidRPr="6535EB52" w:rsidR="76AA268F">
        <w:rPr>
          <w:rFonts w:ascii="Calibri" w:hAnsi="Calibri" w:cs="Calibri" w:asciiTheme="minorAscii" w:hAnsiTheme="minorAscii" w:cstheme="minorAscii"/>
        </w:rPr>
        <w:t>outcomes</w:t>
      </w:r>
      <w:r w:rsidRPr="6535EB52" w:rsidR="28CA8B6C">
        <w:rPr>
          <w:rFonts w:ascii="Calibri" w:hAnsi="Calibri" w:cs="Calibri" w:asciiTheme="minorAscii" w:hAnsiTheme="minorAscii" w:cstheme="minorAscii"/>
        </w:rPr>
        <w:t xml:space="preserve"> </w:t>
      </w:r>
      <w:ins w:author="Dewey, Shannamar" w:date="2023-11-17T04:12:43.644Z" w:id="1077367319">
        <w:r w:rsidRPr="6535EB52" w:rsidR="0D66C748">
          <w:rPr>
            <w:rFonts w:ascii="Calibri" w:hAnsi="Calibri" w:cs="Calibri" w:asciiTheme="minorAscii" w:hAnsiTheme="minorAscii" w:cstheme="minorAscii"/>
          </w:rPr>
          <w:t>as opposed to</w:t>
        </w:r>
      </w:ins>
      <w:del w:author="Dewey, Shannamar" w:date="2023-11-17T04:12:44.774Z" w:id="648411115">
        <w:r w:rsidRPr="6535EB52" w:rsidDel="28CA8B6C">
          <w:rPr>
            <w:rFonts w:ascii="Calibri" w:hAnsi="Calibri" w:cs="Calibri" w:asciiTheme="minorAscii" w:hAnsiTheme="minorAscii" w:cstheme="minorAscii"/>
          </w:rPr>
          <w:delText>than</w:delText>
        </w:r>
      </w:del>
      <w:r w:rsidRPr="6535EB52" w:rsidR="28CA8B6C">
        <w:rPr>
          <w:rFonts w:ascii="Calibri" w:hAnsi="Calibri" w:cs="Calibri" w:asciiTheme="minorAscii" w:hAnsiTheme="minorAscii" w:cstheme="minorAscii"/>
        </w:rPr>
        <w:t xml:space="preserve"> </w:t>
      </w:r>
      <w:ins w:author="Dewey, Shannamar" w:date="2023-11-17T04:12:57.08Z" w:id="631050944">
        <w:r w:rsidRPr="6535EB52" w:rsidR="35DA6293">
          <w:rPr>
            <w:rFonts w:ascii="Calibri" w:hAnsi="Calibri" w:cs="Calibri" w:asciiTheme="minorAscii" w:hAnsiTheme="minorAscii" w:cstheme="minorAscii"/>
          </w:rPr>
          <w:t xml:space="preserve">final </w:t>
        </w:r>
      </w:ins>
      <w:r w:rsidRPr="6535EB52" w:rsidR="28CA8B6C">
        <w:rPr>
          <w:rFonts w:ascii="Calibri" w:hAnsi="Calibri" w:cs="Calibri" w:asciiTheme="minorAscii" w:hAnsiTheme="minorAscii" w:cstheme="minorAscii"/>
        </w:rPr>
        <w:t xml:space="preserve">grades </w:t>
      </w:r>
      <w:ins w:author="Dewey, Shannamar" w:date="2023-11-17T04:12:50.971Z" w:id="742310861">
        <w:r w:rsidRPr="6535EB52" w:rsidR="0236D9E9">
          <w:rPr>
            <w:rFonts w:ascii="Calibri" w:hAnsi="Calibri" w:cs="Calibri" w:asciiTheme="minorAscii" w:hAnsiTheme="minorAscii" w:cstheme="minorAscii"/>
          </w:rPr>
          <w:t>which</w:t>
        </w:r>
      </w:ins>
      <w:del w:author="Dewey, Shannamar" w:date="2023-11-17T04:12:49.55Z" w:id="1135739642">
        <w:r w:rsidRPr="6535EB52" w:rsidDel="28CA8B6C">
          <w:rPr>
            <w:rFonts w:ascii="Calibri" w:hAnsi="Calibri" w:cs="Calibri" w:asciiTheme="minorAscii" w:hAnsiTheme="minorAscii" w:cstheme="minorAscii"/>
          </w:rPr>
          <w:delText>that</w:delText>
        </w:r>
      </w:del>
      <w:r w:rsidRPr="6535EB52" w:rsidR="28CA8B6C">
        <w:rPr>
          <w:rFonts w:ascii="Calibri" w:hAnsi="Calibri" w:cs="Calibri" w:asciiTheme="minorAscii" w:hAnsiTheme="minorAscii" w:cstheme="minorAscii"/>
        </w:rPr>
        <w:t xml:space="preserve"> are based on multiple criteria.</w:t>
      </w:r>
      <w:r w:rsidRPr="6535EB52" w:rsidR="28CA8B6C">
        <w:rPr>
          <w:rFonts w:ascii="Calibri" w:hAnsi="Calibri" w:cs="Calibri" w:asciiTheme="minorAscii" w:hAnsiTheme="minorAscii" w:cstheme="minorAscii"/>
        </w:rPr>
        <w:t xml:space="preserve"> </w:t>
      </w:r>
      <w:del w:author="Dewey, Shannamar" w:date="2023-11-17T04:13:08.622Z" w:id="79151207">
        <w:r w:rsidRPr="6535EB52" w:rsidDel="28CA8B6C">
          <w:rPr>
            <w:rFonts w:ascii="Calibri" w:hAnsi="Calibri" w:cs="Calibri" w:asciiTheme="minorAscii" w:hAnsiTheme="minorAscii" w:cstheme="minorAscii"/>
          </w:rPr>
          <w:delText>We</w:delText>
        </w:r>
      </w:del>
      <w:ins w:author="Dewey, Shannamar" w:date="2023-11-17T04:13:13.338Z" w:id="1673621482">
        <w:r w:rsidRPr="6535EB52" w:rsidR="753D3AF3">
          <w:rPr>
            <w:rFonts w:ascii="Calibri" w:hAnsi="Calibri" w:cs="Calibri" w:asciiTheme="minorAscii" w:hAnsiTheme="minorAscii" w:cstheme="minorAscii"/>
          </w:rPr>
          <w:t xml:space="preserve">This process </w:t>
        </w:r>
      </w:ins>
      <w:del w:author="Dewey, Shannamar" w:date="2023-11-17T04:13:14.89Z" w:id="1764738345">
        <w:r w:rsidRPr="6535EB52" w:rsidDel="28CA8B6C">
          <w:rPr>
            <w:rFonts w:ascii="Calibri" w:hAnsi="Calibri" w:cs="Calibri" w:asciiTheme="minorAscii" w:hAnsiTheme="minorAscii" w:cstheme="minorAscii"/>
          </w:rPr>
          <w:delText xml:space="preserve"> are</w:delText>
        </w:r>
      </w:del>
      <w:r w:rsidRPr="6535EB52" w:rsidR="28CA8B6C">
        <w:rPr>
          <w:rFonts w:ascii="Calibri" w:hAnsi="Calibri" w:cs="Calibri" w:asciiTheme="minorAscii" w:hAnsiTheme="minorAscii" w:cstheme="minorAscii"/>
        </w:rPr>
        <w:t xml:space="preserve"> </w:t>
      </w:r>
      <w:ins w:author="Dewey, Shannamar" w:date="2023-11-17T04:13:39.237Z" w:id="512745159">
        <w:r w:rsidRPr="6535EB52" w:rsidR="4434BA03">
          <w:rPr>
            <w:rFonts w:ascii="Calibri" w:hAnsi="Calibri" w:cs="Calibri" w:asciiTheme="minorAscii" w:hAnsiTheme="minorAscii" w:cstheme="minorAscii"/>
          </w:rPr>
          <w:t>focuses on</w:t>
        </w:r>
      </w:ins>
      <w:del w:author="Dewey, Shannamar" w:date="2023-11-17T04:13:43.793Z" w:id="494112552">
        <w:r w:rsidRPr="6535EB52" w:rsidDel="28CA8B6C">
          <w:rPr>
            <w:rFonts w:ascii="Calibri" w:hAnsi="Calibri" w:cs="Calibri" w:asciiTheme="minorAscii" w:hAnsiTheme="minorAscii" w:cstheme="minorAscii"/>
          </w:rPr>
          <w:delText>concerned</w:delText>
        </w:r>
        <w:r w:rsidRPr="6535EB52" w:rsidDel="6EAB4AB8">
          <w:rPr>
            <w:rFonts w:ascii="Calibri" w:hAnsi="Calibri" w:cs="Calibri" w:asciiTheme="minorAscii" w:hAnsiTheme="minorAscii" w:cstheme="minorAscii"/>
          </w:rPr>
          <w:delText xml:space="preserve"> </w:delText>
        </w:r>
        <w:r w:rsidRPr="6535EB52" w:rsidDel="0C8D59BB">
          <w:rPr>
            <w:rFonts w:ascii="Calibri" w:hAnsi="Calibri" w:cs="Calibri" w:asciiTheme="minorAscii" w:hAnsiTheme="minorAscii" w:cstheme="minorAscii"/>
          </w:rPr>
          <w:delText>about</w:delText>
        </w:r>
      </w:del>
      <w:r w:rsidRPr="6535EB52" w:rsidR="28CA8B6C">
        <w:rPr>
          <w:rFonts w:ascii="Calibri" w:hAnsi="Calibri" w:cs="Calibri" w:asciiTheme="minorAscii" w:hAnsiTheme="minorAscii" w:cstheme="minorAscii"/>
        </w:rPr>
        <w:t xml:space="preserve"> how </w:t>
      </w:r>
      <w:r w:rsidRPr="6535EB52" w:rsidR="6EAB4AB8">
        <w:rPr>
          <w:rFonts w:ascii="Calibri" w:hAnsi="Calibri" w:cs="Calibri" w:asciiTheme="minorAscii" w:hAnsiTheme="minorAscii" w:cstheme="minorAscii"/>
        </w:rPr>
        <w:t>a</w:t>
      </w:r>
      <w:r w:rsidRPr="6535EB52" w:rsidR="28CA8B6C">
        <w:rPr>
          <w:rFonts w:ascii="Calibri" w:hAnsi="Calibri" w:cs="Calibri" w:asciiTheme="minorAscii" w:hAnsiTheme="minorAscii" w:cstheme="minorAscii"/>
        </w:rPr>
        <w:t xml:space="preserve"> </w:t>
      </w:r>
      <w:r w:rsidRPr="6535EB52" w:rsidR="171DCCB2">
        <w:rPr>
          <w:rFonts w:ascii="Calibri" w:hAnsi="Calibri" w:cs="Calibri" w:asciiTheme="minorAscii" w:hAnsiTheme="minorAscii" w:cstheme="minorAscii"/>
        </w:rPr>
        <w:t>whole</w:t>
      </w:r>
      <w:r w:rsidRPr="6535EB52" w:rsidR="28CA8B6C">
        <w:rPr>
          <w:rFonts w:ascii="Calibri" w:hAnsi="Calibri" w:cs="Calibri" w:asciiTheme="minorAscii" w:hAnsiTheme="minorAscii" w:cstheme="minorAscii"/>
        </w:rPr>
        <w:t xml:space="preserve"> group of students are learning, rather than the individual </w:t>
      </w:r>
      <w:r w:rsidRPr="6535EB52" w:rsidR="28CA8B6C">
        <w:rPr>
          <w:rFonts w:ascii="Calibri" w:hAnsi="Calibri" w:cs="Calibri" w:asciiTheme="minorAscii" w:hAnsiTheme="minorAscii" w:cstheme="minorAscii"/>
        </w:rPr>
        <w:t>student</w:t>
      </w:r>
      <w:r w:rsidRPr="6535EB52" w:rsidR="28CA8B6C">
        <w:rPr>
          <w:rFonts w:ascii="Calibri" w:hAnsi="Calibri" w:cs="Calibri" w:asciiTheme="minorAscii" w:hAnsiTheme="minorAscii" w:cstheme="minorAscii"/>
        </w:rPr>
        <w:t xml:space="preserve">. </w:t>
      </w:r>
    </w:p>
    <w:p xmlns:wp14="http://schemas.microsoft.com/office/word/2010/wordml" w:rsidRPr="00F531D6" w:rsidR="004873C7" w:rsidP="004873C7" w:rsidRDefault="004873C7" w14:paraId="41C8F396" wp14:textId="77777777">
      <w:pPr>
        <w:pStyle w:val="Default"/>
        <w:rPr>
          <w:rFonts w:asciiTheme="minorHAnsi" w:hAnsiTheme="minorHAnsi" w:cstheme="minorHAnsi"/>
        </w:rPr>
      </w:pPr>
    </w:p>
    <w:p xmlns:wp14="http://schemas.microsoft.com/office/word/2010/wordml" w:rsidRPr="00F531D6" w:rsidR="004873C7" w:rsidP="6535EB52" w:rsidRDefault="004873C7" w14:paraId="547A23BC" wp14:textId="77777777">
      <w:pPr>
        <w:pStyle w:val="Default"/>
        <w:numPr>
          <w:ilvl w:val="0"/>
          <w:numId w:val="1"/>
        </w:numPr>
        <w:rPr>
          <w:rFonts w:ascii="Calibri" w:hAnsi="Calibri" w:cs="Calibri" w:asciiTheme="minorAscii" w:hAnsiTheme="minorAscii" w:cstheme="minorAscii"/>
        </w:rPr>
      </w:pPr>
      <w:commentRangeStart w:id="1753161196"/>
      <w:r w:rsidRPr="6535EB52" w:rsidR="6677E23A">
        <w:rPr>
          <w:rFonts w:ascii="Calibri" w:hAnsi="Calibri" w:cs="Calibri" w:asciiTheme="minorAscii" w:hAnsiTheme="minorAscii" w:cstheme="minorAscii"/>
        </w:rPr>
        <w:t xml:space="preserve">How will assessment improve learning? </w:t>
      </w:r>
      <w:commentRangeEnd w:id="1753161196"/>
      <w:r>
        <w:rPr>
          <w:rStyle w:val="CommentReference"/>
        </w:rPr>
        <w:commentReference w:id="1753161196"/>
      </w:r>
    </w:p>
    <w:p xmlns:wp14="http://schemas.microsoft.com/office/word/2010/wordml" w:rsidRPr="00F531D6" w:rsidR="00A14F98" w:rsidP="004873C7" w:rsidRDefault="00A14F98" w14:paraId="72A3D3EC" wp14:textId="77777777">
      <w:pPr>
        <w:pStyle w:val="Default"/>
        <w:ind w:left="1440" w:right="729"/>
        <w:rPr>
          <w:rFonts w:asciiTheme="minorHAnsi" w:hAnsiTheme="minorHAnsi" w:cstheme="minorHAnsi"/>
        </w:rPr>
      </w:pPr>
    </w:p>
    <w:p xmlns:wp14="http://schemas.microsoft.com/office/word/2010/wordml" w:rsidRPr="00F531D6" w:rsidR="009D6F71" w:rsidP="6535EB52" w:rsidRDefault="004873C7" w14:paraId="1409AC66" wp14:textId="1FB30D65">
      <w:pPr>
        <w:pStyle w:val="Default"/>
        <w:ind w:left="1440" w:right="729"/>
        <w:rPr>
          <w:rFonts w:ascii="Calibri" w:hAnsi="Calibri" w:cs="Calibri" w:asciiTheme="minorAscii" w:hAnsiTheme="minorAscii" w:cstheme="minorAscii"/>
        </w:rPr>
      </w:pPr>
      <w:r w:rsidRPr="6535EB52" w:rsidR="6677E23A">
        <w:rPr>
          <w:rFonts w:ascii="Calibri" w:hAnsi="Calibri" w:cs="Calibri" w:asciiTheme="minorAscii" w:hAnsiTheme="minorAscii" w:cstheme="minorAscii"/>
        </w:rPr>
        <w:t xml:space="preserve">Assessment is a tool; however, it is one by which we can communicate with our students about learning with learning opportunities and ongoing feedback. </w:t>
      </w:r>
      <w:commentRangeStart w:id="440597397"/>
      <w:r w:rsidRPr="6535EB52" w:rsidR="6677E23A">
        <w:rPr>
          <w:rFonts w:ascii="Calibri" w:hAnsi="Calibri" w:cs="Calibri" w:asciiTheme="minorAscii" w:hAnsiTheme="minorAscii" w:cstheme="minorAscii"/>
        </w:rPr>
        <w:t xml:space="preserve">Assessment does not </w:t>
      </w:r>
      <w:r w:rsidRPr="6535EB52" w:rsidR="6677E23A">
        <w:rPr>
          <w:rFonts w:ascii="Calibri" w:hAnsi="Calibri" w:cs="Calibri" w:asciiTheme="minorAscii" w:hAnsiTheme="minorAscii" w:cstheme="minorAscii"/>
        </w:rPr>
        <w:t>accomplish</w:t>
      </w:r>
      <w:r w:rsidRPr="6535EB52" w:rsidR="6677E23A">
        <w:rPr>
          <w:rFonts w:ascii="Calibri" w:hAnsi="Calibri" w:cs="Calibri" w:asciiTheme="minorAscii" w:hAnsiTheme="minorAscii" w:cstheme="minorAscii"/>
        </w:rPr>
        <w:t xml:space="preserve"> learning</w:t>
      </w:r>
      <w:commentRangeEnd w:id="440597397"/>
      <w:r>
        <w:rPr>
          <w:rStyle w:val="CommentReference"/>
        </w:rPr>
        <w:commentReference w:id="440597397"/>
      </w:r>
      <w:r w:rsidRPr="6535EB52" w:rsidR="6677E23A">
        <w:rPr>
          <w:rFonts w:ascii="Calibri" w:hAnsi="Calibri" w:cs="Calibri" w:asciiTheme="minorAscii" w:hAnsiTheme="minorAscii" w:cstheme="minorAscii"/>
        </w:rPr>
        <w:t xml:space="preserve">; it </w:t>
      </w:r>
      <w:r w:rsidRPr="6535EB52" w:rsidR="6677E23A">
        <w:rPr>
          <w:rFonts w:ascii="Calibri" w:hAnsi="Calibri" w:cs="Calibri" w:asciiTheme="minorAscii" w:hAnsiTheme="minorAscii" w:cstheme="minorAscii"/>
        </w:rPr>
        <w:t>provides</w:t>
      </w:r>
      <w:r w:rsidRPr="6535EB52" w:rsidR="6677E23A">
        <w:rPr>
          <w:rFonts w:ascii="Calibri" w:hAnsi="Calibri" w:cs="Calibri" w:asciiTheme="minorAscii" w:hAnsiTheme="minorAscii" w:cstheme="minorAscii"/>
        </w:rPr>
        <w:t xml:space="preserve"> information to the student and the faculty who may use it to improve learning</w:t>
      </w:r>
      <w:ins w:author="Dewey, Shannamar" w:date="2023-11-17T04:19:08.696Z" w:id="150157322">
        <w:r w:rsidRPr="6535EB52" w:rsidR="0816628F">
          <w:rPr>
            <w:rFonts w:ascii="Calibri" w:hAnsi="Calibri" w:cs="Calibri" w:asciiTheme="minorAscii" w:hAnsiTheme="minorAscii" w:cstheme="minorAscii"/>
          </w:rPr>
          <w:t>,</w:t>
        </w:r>
      </w:ins>
      <w:del w:author="Dewey, Shannamar" w:date="2023-11-17T04:19:07.935Z" w:id="75231485">
        <w:r w:rsidRPr="6535EB52" w:rsidDel="6EAB4AB8">
          <w:rPr>
            <w:rFonts w:ascii="Calibri" w:hAnsi="Calibri" w:cs="Calibri" w:asciiTheme="minorAscii" w:hAnsiTheme="minorAscii" w:cstheme="minorAscii"/>
          </w:rPr>
          <w:delText>,</w:delText>
        </w:r>
      </w:del>
    </w:p>
    <w:p xmlns:wp14="http://schemas.microsoft.com/office/word/2010/wordml" w:rsidRPr="00F531D6" w:rsidR="00184D93" w:rsidP="00184D93" w:rsidRDefault="00184D93" w14:paraId="0D0B940D" wp14:textId="77777777">
      <w:pPr>
        <w:pStyle w:val="Default"/>
        <w:ind w:left="720" w:right="729"/>
        <w:rPr>
          <w:rFonts w:asciiTheme="minorHAnsi" w:hAnsiTheme="minorHAnsi" w:cstheme="minorHAnsi"/>
        </w:rPr>
      </w:pPr>
    </w:p>
    <w:p xmlns:wp14="http://schemas.microsoft.com/office/word/2010/wordml" w:rsidRPr="00F531D6" w:rsidR="00184D93" w:rsidP="6535EB52" w:rsidRDefault="00184D93" w14:paraId="62D78F3F" wp14:textId="77777777">
      <w:pPr>
        <w:pStyle w:val="Default"/>
        <w:numPr>
          <w:ilvl w:val="0"/>
          <w:numId w:val="1"/>
        </w:numPr>
        <w:ind w:right="729"/>
        <w:rPr>
          <w:rFonts w:ascii="Calibri" w:hAnsi="Calibri" w:cs="Calibri" w:asciiTheme="minorAscii" w:hAnsiTheme="minorAscii" w:cstheme="minorAscii"/>
        </w:rPr>
      </w:pPr>
      <w:commentRangeStart w:id="396832887"/>
      <w:r w:rsidRPr="6535EB52" w:rsidR="269E9E37">
        <w:rPr>
          <w:rFonts w:ascii="Calibri" w:hAnsi="Calibri" w:cs="Calibri" w:asciiTheme="minorAscii" w:hAnsiTheme="minorAscii" w:cstheme="minorAscii"/>
        </w:rPr>
        <w:t xml:space="preserve">Who will conduct outcomes assessment? </w:t>
      </w:r>
      <w:commentRangeEnd w:id="396832887"/>
      <w:r>
        <w:rPr>
          <w:rStyle w:val="CommentReference"/>
        </w:rPr>
        <w:commentReference w:id="396832887"/>
      </w:r>
    </w:p>
    <w:p xmlns:wp14="http://schemas.microsoft.com/office/word/2010/wordml" w:rsidRPr="00F531D6" w:rsidR="00A14F98" w:rsidP="00A14F98" w:rsidRDefault="00A14F98" w14:paraId="0E27B00A" wp14:textId="77777777">
      <w:pPr>
        <w:pStyle w:val="Default"/>
        <w:ind w:left="1440" w:right="729"/>
        <w:rPr>
          <w:rFonts w:asciiTheme="minorHAnsi" w:hAnsiTheme="minorHAnsi" w:cstheme="minorHAnsi"/>
        </w:rPr>
      </w:pPr>
    </w:p>
    <w:p xmlns:wp14="http://schemas.microsoft.com/office/word/2010/wordml" w:rsidRPr="00F531D6" w:rsidR="00A14F98" w:rsidP="586C72DA" w:rsidRDefault="00EA2FCF" w14:paraId="16123B7D" wp14:textId="2C043BDF">
      <w:pPr>
        <w:pStyle w:val="Default"/>
        <w:ind w:left="1440" w:right="729"/>
        <w:rPr>
          <w:rFonts w:ascii="Calibri" w:hAnsi="Calibri" w:cs="Calibri" w:asciiTheme="minorAscii" w:hAnsiTheme="minorAscii" w:cstheme="minorAscii"/>
        </w:rPr>
      </w:pPr>
      <w:r w:rsidRPr="6535EB52" w:rsidR="171DCCB2">
        <w:rPr>
          <w:rFonts w:ascii="Calibri" w:hAnsi="Calibri" w:cs="Calibri" w:asciiTheme="minorAscii" w:hAnsiTheme="minorAscii" w:cstheme="minorAscii"/>
        </w:rPr>
        <w:t xml:space="preserve">It is within the purview of the faculty of College of the Siskiyous to </w:t>
      </w:r>
      <w:r w:rsidRPr="6535EB52" w:rsidR="171DCCB2">
        <w:rPr>
          <w:rFonts w:ascii="Calibri" w:hAnsi="Calibri" w:cs="Calibri" w:asciiTheme="minorAscii" w:hAnsiTheme="minorAscii" w:cstheme="minorAscii"/>
        </w:rPr>
        <w:t>identify</w:t>
      </w:r>
      <w:r w:rsidRPr="6535EB52" w:rsidR="171DCCB2">
        <w:rPr>
          <w:rFonts w:ascii="Calibri" w:hAnsi="Calibri" w:cs="Calibri" w:asciiTheme="minorAscii" w:hAnsiTheme="minorAscii" w:cstheme="minorAscii"/>
        </w:rPr>
        <w:t xml:space="preserve"> the core knowledge and skills that students need to master, and to shape, design, and </w:t>
      </w:r>
      <w:r w:rsidRPr="6535EB52" w:rsidR="171DCCB2">
        <w:rPr>
          <w:rFonts w:ascii="Calibri" w:hAnsi="Calibri" w:cs="Calibri" w:asciiTheme="minorAscii" w:hAnsiTheme="minorAscii" w:cstheme="minorAscii"/>
        </w:rPr>
        <w:t>disseminate</w:t>
      </w:r>
      <w:r w:rsidRPr="6535EB52" w:rsidR="171DCCB2">
        <w:rPr>
          <w:rFonts w:ascii="Calibri" w:hAnsi="Calibri" w:cs="Calibri" w:asciiTheme="minorAscii" w:hAnsiTheme="minorAscii" w:cstheme="minorAscii"/>
        </w:rPr>
        <w:t xml:space="preserve"> institutional assessment as instructed by the Academic </w:t>
      </w:r>
      <w:r w:rsidRPr="6535EB52" w:rsidR="6EAB4AB8">
        <w:rPr>
          <w:rFonts w:ascii="Calibri" w:hAnsi="Calibri" w:cs="Calibri" w:asciiTheme="minorAscii" w:hAnsiTheme="minorAscii" w:cstheme="minorAscii"/>
        </w:rPr>
        <w:t xml:space="preserve">Senate. </w:t>
      </w:r>
      <w:commentRangeStart w:id="1591413531"/>
      <w:r w:rsidRPr="6535EB52" w:rsidR="6EAB4AB8">
        <w:rPr>
          <w:rFonts w:ascii="Calibri" w:hAnsi="Calibri" w:cs="Calibri" w:asciiTheme="minorAscii" w:hAnsiTheme="minorAscii" w:cstheme="minorAscii"/>
        </w:rPr>
        <w:t>Only faculty</w:t>
      </w:r>
      <w:commentRangeEnd w:id="1591413531"/>
      <w:r>
        <w:rPr>
          <w:rStyle w:val="CommentReference"/>
        </w:rPr>
        <w:commentReference w:id="1591413531"/>
      </w:r>
      <w:r w:rsidRPr="6535EB52" w:rsidR="6EAB4AB8">
        <w:rPr>
          <w:rFonts w:ascii="Calibri" w:hAnsi="Calibri" w:cs="Calibri" w:asciiTheme="minorAscii" w:hAnsiTheme="minorAscii" w:cstheme="minorAscii"/>
        </w:rPr>
        <w:t xml:space="preserve"> can </w:t>
      </w:r>
      <w:r w:rsidRPr="6535EB52" w:rsidR="40E21476">
        <w:rPr>
          <w:rFonts w:ascii="Calibri" w:hAnsi="Calibri" w:cs="Calibri" w:asciiTheme="minorAscii" w:hAnsiTheme="minorAscii" w:cstheme="minorAscii"/>
        </w:rPr>
        <w:t>identify</w:t>
      </w:r>
      <w:r w:rsidRPr="6535EB52" w:rsidR="6EAB4AB8">
        <w:rPr>
          <w:rFonts w:ascii="Calibri" w:hAnsi="Calibri" w:cs="Calibri" w:asciiTheme="minorAscii" w:hAnsiTheme="minorAscii" w:cstheme="minorAscii"/>
        </w:rPr>
        <w:t xml:space="preserve"> the learning outcome, or what they expect to happen for the student in college courses and programs. Only faculty can interpret the results of assessment and recommend improvements in pedagogy and curriculum. Student services programs also define and measure service outcomes.</w:t>
      </w:r>
    </w:p>
    <w:p xmlns:wp14="http://schemas.microsoft.com/office/word/2010/wordml" w:rsidRPr="00F531D6" w:rsidR="00EA2FCF" w:rsidP="00A14F98" w:rsidRDefault="00EA2FCF" w14:paraId="60061E4C" wp14:textId="77777777">
      <w:pPr>
        <w:pStyle w:val="Default"/>
        <w:ind w:left="1440" w:right="729"/>
        <w:rPr>
          <w:rFonts w:asciiTheme="minorHAnsi" w:hAnsiTheme="minorHAnsi" w:cstheme="minorHAnsi"/>
        </w:rPr>
      </w:pPr>
    </w:p>
    <w:p xmlns:wp14="http://schemas.microsoft.com/office/word/2010/wordml" w:rsidRPr="00F531D6" w:rsidR="00184D93" w:rsidP="00184D93" w:rsidRDefault="00184D93" w14:paraId="44EAFD9C" wp14:textId="77777777">
      <w:pPr>
        <w:pStyle w:val="Default"/>
        <w:ind w:left="720" w:right="729"/>
        <w:rPr>
          <w:rFonts w:asciiTheme="minorHAnsi" w:hAnsiTheme="minorHAnsi" w:cstheme="minorHAnsi"/>
        </w:rPr>
      </w:pPr>
    </w:p>
    <w:p xmlns:wp14="http://schemas.microsoft.com/office/word/2010/wordml" w:rsidRPr="00F531D6" w:rsidR="00184D93" w:rsidP="00184D93" w:rsidRDefault="00184D93" w14:paraId="7242E423" wp14:textId="77777777">
      <w:pPr>
        <w:pStyle w:val="Default"/>
        <w:numPr>
          <w:ilvl w:val="0"/>
          <w:numId w:val="1"/>
        </w:numPr>
        <w:ind w:right="729"/>
        <w:rPr>
          <w:rFonts w:asciiTheme="minorHAnsi" w:hAnsiTheme="minorHAnsi" w:cstheme="minorHAnsi"/>
        </w:rPr>
      </w:pPr>
      <w:r w:rsidRPr="00F531D6">
        <w:rPr>
          <w:rFonts w:asciiTheme="minorHAnsi" w:hAnsiTheme="minorHAnsi" w:cstheme="minorHAnsi"/>
        </w:rPr>
        <w:t xml:space="preserve">Who will develop the processes of assessment? </w:t>
      </w:r>
    </w:p>
    <w:p xmlns:wp14="http://schemas.microsoft.com/office/word/2010/wordml" w:rsidRPr="00F531D6" w:rsidR="00A14F98" w:rsidP="00A14F98" w:rsidRDefault="00A14F98" w14:paraId="4B94D5A5" wp14:textId="77777777">
      <w:pPr>
        <w:pStyle w:val="Default"/>
        <w:ind w:left="1440" w:right="729"/>
        <w:rPr>
          <w:rFonts w:asciiTheme="minorHAnsi" w:hAnsiTheme="minorHAnsi" w:cstheme="minorHAnsi"/>
        </w:rPr>
      </w:pPr>
    </w:p>
    <w:p xmlns:wp14="http://schemas.microsoft.com/office/word/2010/wordml" w:rsidRPr="00F531D6" w:rsidR="00EA2FCF" w:rsidP="6535EB52" w:rsidRDefault="00EA2FCF" w14:paraId="733DAA9A" wp14:textId="19DEA643">
      <w:pPr>
        <w:pStyle w:val="Default"/>
        <w:ind w:left="1440" w:right="729"/>
        <w:rPr>
          <w:rFonts w:ascii="Calibri" w:hAnsi="Calibri" w:cs="Calibri" w:asciiTheme="minorAscii" w:hAnsiTheme="minorAscii" w:cstheme="minorAscii"/>
        </w:rPr>
      </w:pPr>
      <w:r w:rsidRPr="6535EB52" w:rsidR="171DCCB2">
        <w:rPr>
          <w:rFonts w:ascii="Calibri" w:hAnsi="Calibri" w:cs="Calibri" w:asciiTheme="minorAscii" w:hAnsiTheme="minorAscii" w:cstheme="minorAscii"/>
        </w:rPr>
        <w:t xml:space="preserve">It is within the purview of the faculty of College of the Siskiyous to develop the criteria by which student progress may be evaluated. These ongoing processes are open to modification and improvement. Faculty shall </w:t>
      </w:r>
      <w:r w:rsidRPr="6535EB52" w:rsidR="171DCCB2">
        <w:rPr>
          <w:rFonts w:ascii="Calibri" w:hAnsi="Calibri" w:cs="Calibri" w:asciiTheme="minorAscii" w:hAnsiTheme="minorAscii" w:cstheme="minorAscii"/>
        </w:rPr>
        <w:t>maintain</w:t>
      </w:r>
      <w:r w:rsidRPr="6535EB52" w:rsidR="171DCCB2">
        <w:rPr>
          <w:rFonts w:ascii="Calibri" w:hAnsi="Calibri" w:cs="Calibri" w:asciiTheme="minorAscii" w:hAnsiTheme="minorAscii" w:cstheme="minorAscii"/>
        </w:rPr>
        <w:t xml:space="preserve"> ownership of student learning outcomes and assessment processes</w:t>
      </w:r>
      <w:ins w:author="Dewey, Shannamar" w:date="2023-11-17T04:28:50.697Z" w:id="1369069535">
        <w:r w:rsidRPr="6535EB52" w:rsidR="4E0F52F9">
          <w:rPr>
            <w:rFonts w:ascii="Calibri" w:hAnsi="Calibri" w:cs="Calibri" w:asciiTheme="minorAscii" w:hAnsiTheme="minorAscii" w:cstheme="minorAscii"/>
          </w:rPr>
          <w:t>.</w:t>
        </w:r>
      </w:ins>
    </w:p>
    <w:p xmlns:wp14="http://schemas.microsoft.com/office/word/2010/wordml" w:rsidRPr="00F531D6" w:rsidR="00184D93" w:rsidP="00184D93" w:rsidRDefault="00184D93" w14:paraId="3DEEC669" wp14:textId="77777777">
      <w:pPr>
        <w:pStyle w:val="Default"/>
        <w:ind w:left="720" w:right="729"/>
        <w:rPr>
          <w:rFonts w:asciiTheme="minorHAnsi" w:hAnsiTheme="minorHAnsi" w:cstheme="minorHAnsi"/>
        </w:rPr>
      </w:pPr>
    </w:p>
    <w:p xmlns:wp14="http://schemas.microsoft.com/office/word/2010/wordml" w:rsidRPr="00F531D6" w:rsidR="00184D93" w:rsidP="00184D93" w:rsidRDefault="00184D93" w14:paraId="1D2408F9" wp14:textId="77777777">
      <w:pPr>
        <w:pStyle w:val="Default"/>
        <w:numPr>
          <w:ilvl w:val="0"/>
          <w:numId w:val="1"/>
        </w:numPr>
        <w:ind w:right="729"/>
        <w:rPr>
          <w:rFonts w:asciiTheme="minorHAnsi" w:hAnsiTheme="minorHAnsi" w:cstheme="minorHAnsi"/>
        </w:rPr>
      </w:pPr>
      <w:r w:rsidRPr="00F531D6">
        <w:rPr>
          <w:rFonts w:asciiTheme="minorHAnsi" w:hAnsiTheme="minorHAnsi" w:cstheme="minorHAnsi"/>
        </w:rPr>
        <w:t xml:space="preserve">What will assessment be used for? </w:t>
      </w:r>
    </w:p>
    <w:p xmlns:wp14="http://schemas.microsoft.com/office/word/2010/wordml" w:rsidRPr="00F531D6" w:rsidR="00F531D6" w:rsidP="00F531D6" w:rsidRDefault="00F531D6" w14:paraId="3656B9AB" wp14:textId="77777777">
      <w:pPr>
        <w:pStyle w:val="Default"/>
        <w:ind w:left="1440" w:right="729"/>
        <w:rPr>
          <w:rFonts w:asciiTheme="minorHAnsi" w:hAnsiTheme="minorHAnsi" w:cstheme="minorHAnsi"/>
        </w:rPr>
      </w:pPr>
    </w:p>
    <w:p xmlns:wp14="http://schemas.microsoft.com/office/word/2010/wordml" w:rsidRPr="00F531D6" w:rsidR="00F531D6" w:rsidP="00F531D6" w:rsidRDefault="00F531D6" w14:paraId="5D93563D" wp14:textId="77777777">
      <w:pPr>
        <w:pStyle w:val="Default"/>
        <w:ind w:left="1440" w:right="729"/>
        <w:rPr>
          <w:rFonts w:asciiTheme="minorHAnsi" w:hAnsiTheme="minorHAnsi" w:cstheme="minorHAnsi"/>
        </w:rPr>
      </w:pPr>
      <w:r w:rsidRPr="00F531D6">
        <w:rPr>
          <w:rFonts w:asciiTheme="minorHAnsi" w:hAnsiTheme="minorHAnsi" w:cstheme="minorHAnsi"/>
        </w:rPr>
        <w:t xml:space="preserve">Assessment at College of the Siskiyous will be used to: </w:t>
      </w:r>
    </w:p>
    <w:p xmlns:wp14="http://schemas.microsoft.com/office/word/2010/wordml" w:rsidRPr="00F531D6" w:rsidR="00184D93" w:rsidP="00F531D6" w:rsidRDefault="00184D93" w14:paraId="45FB0818" wp14:textId="77777777">
      <w:pPr>
        <w:pStyle w:val="Default"/>
        <w:ind w:left="1800" w:right="729"/>
        <w:rPr>
          <w:rFonts w:asciiTheme="minorHAnsi" w:hAnsiTheme="minorHAnsi" w:cstheme="minorHAnsi"/>
        </w:rPr>
      </w:pPr>
    </w:p>
    <w:p xmlns:wp14="http://schemas.microsoft.com/office/word/2010/wordml" w:rsidRPr="00F531D6" w:rsidR="00184D93" w:rsidP="6535EB52" w:rsidRDefault="00184D93" w14:paraId="31382BFD" wp14:textId="634B7CD3">
      <w:pPr>
        <w:pStyle w:val="Default"/>
        <w:numPr>
          <w:ilvl w:val="0"/>
          <w:numId w:val="5"/>
        </w:numPr>
        <w:spacing w:after="203"/>
        <w:ind w:left="1800" w:right="729"/>
        <w:rPr>
          <w:rFonts w:ascii="Calibri" w:hAnsi="Calibri" w:cs="Calibri" w:asciiTheme="minorAscii" w:hAnsiTheme="minorAscii" w:cstheme="minorAscii"/>
        </w:rPr>
      </w:pPr>
      <w:r w:rsidRPr="6535EB52" w:rsidR="269E9E37">
        <w:rPr>
          <w:rFonts w:ascii="Calibri" w:hAnsi="Calibri" w:cs="Calibri" w:asciiTheme="minorAscii" w:hAnsiTheme="minorAscii" w:cstheme="minorAscii"/>
        </w:rPr>
        <w:t xml:space="preserve">Improve services, feedback, guidance, and mentoring to students </w:t>
      </w:r>
      <w:del w:author="Dewey, Shannamar" w:date="2023-11-17T04:29:00.278Z" w:id="178435796">
        <w:r w:rsidRPr="6535EB52" w:rsidDel="269E9E37">
          <w:rPr>
            <w:rFonts w:ascii="Calibri" w:hAnsi="Calibri" w:cs="Calibri" w:asciiTheme="minorAscii" w:hAnsiTheme="minorAscii" w:cstheme="minorAscii"/>
          </w:rPr>
          <w:delText>in order to</w:delText>
        </w:r>
      </w:del>
      <w:ins w:author="Dewey, Shannamar" w:date="2023-11-17T04:29:00.279Z" w:id="858198174">
        <w:r w:rsidRPr="6535EB52" w:rsidR="493ABBCE">
          <w:rPr>
            <w:rFonts w:ascii="Calibri" w:hAnsi="Calibri" w:cs="Calibri" w:asciiTheme="minorAscii" w:hAnsiTheme="minorAscii" w:cstheme="minorAscii"/>
          </w:rPr>
          <w:t>to</w:t>
        </w:r>
      </w:ins>
      <w:r w:rsidRPr="6535EB52" w:rsidR="269E9E37">
        <w:rPr>
          <w:rFonts w:ascii="Calibri" w:hAnsi="Calibri" w:cs="Calibri" w:asciiTheme="minorAscii" w:hAnsiTheme="minorAscii" w:cstheme="minorAscii"/>
        </w:rPr>
        <w:t xml:space="preserve"> help them better plan and implement their educational programs</w:t>
      </w:r>
      <w:ins w:author="Dewey, Shannamar" w:date="2023-11-17T04:29:13.97Z" w:id="65855668">
        <w:r w:rsidRPr="6535EB52" w:rsidR="1F46AFB5">
          <w:rPr>
            <w:rFonts w:ascii="Calibri" w:hAnsi="Calibri" w:cs="Calibri" w:asciiTheme="minorAscii" w:hAnsiTheme="minorAscii" w:cstheme="minorAscii"/>
          </w:rPr>
          <w:t>.</w:t>
        </w:r>
      </w:ins>
      <w:r w:rsidRPr="6535EB52" w:rsidR="269E9E37">
        <w:rPr>
          <w:rFonts w:ascii="Calibri" w:hAnsi="Calibri" w:cs="Calibri" w:asciiTheme="minorAscii" w:hAnsiTheme="minorAscii" w:cstheme="minorAscii"/>
        </w:rPr>
        <w:t xml:space="preserve"> </w:t>
      </w:r>
    </w:p>
    <w:p xmlns:wp14="http://schemas.microsoft.com/office/word/2010/wordml" w:rsidRPr="00F531D6" w:rsidR="00184D93" w:rsidP="6535EB52" w:rsidRDefault="00184D93" w14:paraId="2ECD9C9E" wp14:textId="5EFF84D1">
      <w:pPr>
        <w:pStyle w:val="Default"/>
        <w:numPr>
          <w:ilvl w:val="0"/>
          <w:numId w:val="5"/>
        </w:numPr>
        <w:spacing w:after="203"/>
        <w:ind w:left="1800" w:right="729"/>
        <w:rPr>
          <w:rFonts w:ascii="Calibri" w:hAnsi="Calibri" w:cs="Calibri" w:asciiTheme="minorAscii" w:hAnsiTheme="minorAscii" w:cstheme="minorAscii"/>
        </w:rPr>
      </w:pPr>
      <w:r w:rsidRPr="6535EB52" w:rsidR="269E9E37">
        <w:rPr>
          <w:rFonts w:ascii="Calibri" w:hAnsi="Calibri" w:cs="Calibri" w:asciiTheme="minorAscii" w:hAnsiTheme="minorAscii" w:cstheme="minorAscii"/>
        </w:rPr>
        <w:t>Design and improve programs and courses</w:t>
      </w:r>
      <w:ins w:author="Dewey, Shannamar" w:date="2023-11-17T04:29:16.065Z" w:id="158797546">
        <w:r w:rsidRPr="6535EB52" w:rsidR="08F06CE3">
          <w:rPr>
            <w:rFonts w:ascii="Calibri" w:hAnsi="Calibri" w:cs="Calibri" w:asciiTheme="minorAscii" w:hAnsiTheme="minorAscii" w:cstheme="minorAscii"/>
          </w:rPr>
          <w:t>.</w:t>
        </w:r>
      </w:ins>
      <w:r w:rsidRPr="6535EB52" w:rsidR="269E9E37">
        <w:rPr>
          <w:rFonts w:ascii="Calibri" w:hAnsi="Calibri" w:cs="Calibri" w:asciiTheme="minorAscii" w:hAnsiTheme="minorAscii" w:cstheme="minorAscii"/>
        </w:rPr>
        <w:t xml:space="preserve"> </w:t>
      </w:r>
    </w:p>
    <w:p xmlns:wp14="http://schemas.microsoft.com/office/word/2010/wordml" w:rsidRPr="00F531D6" w:rsidR="00184D93" w:rsidP="00F531D6" w:rsidRDefault="00184D93" w14:paraId="07C5FA9E" wp14:textId="77777777">
      <w:pPr>
        <w:pStyle w:val="Default"/>
        <w:numPr>
          <w:ilvl w:val="0"/>
          <w:numId w:val="5"/>
        </w:numPr>
        <w:spacing w:after="203"/>
        <w:ind w:left="1800" w:right="729"/>
        <w:rPr>
          <w:rFonts w:asciiTheme="minorHAnsi" w:hAnsiTheme="minorHAnsi" w:cstheme="minorHAnsi"/>
        </w:rPr>
      </w:pPr>
      <w:r w:rsidRPr="00F531D6">
        <w:rPr>
          <w:rFonts w:asciiTheme="minorHAnsi" w:hAnsiTheme="minorHAnsi" w:cstheme="minorHAnsi"/>
        </w:rPr>
        <w:t xml:space="preserve">Plan at the department and program level </w:t>
      </w:r>
      <w:r w:rsidRPr="00F531D6" w:rsidR="00A14F98">
        <w:rPr>
          <w:rFonts w:asciiTheme="minorHAnsi" w:hAnsiTheme="minorHAnsi" w:cstheme="minorHAnsi"/>
        </w:rPr>
        <w:t>includ</w:t>
      </w:r>
      <w:r w:rsidRPr="00F531D6" w:rsidR="00F531D6">
        <w:rPr>
          <w:rFonts w:asciiTheme="minorHAnsi" w:hAnsiTheme="minorHAnsi" w:cstheme="minorHAnsi"/>
        </w:rPr>
        <w:t>ing</w:t>
      </w:r>
      <w:r w:rsidRPr="00F531D6" w:rsidR="00A14F98">
        <w:rPr>
          <w:rFonts w:asciiTheme="minorHAnsi" w:hAnsiTheme="minorHAnsi" w:cstheme="minorHAnsi"/>
        </w:rPr>
        <w:t xml:space="preserve"> resource allocation</w:t>
      </w:r>
      <w:r w:rsidRPr="00F531D6" w:rsidR="00F531D6">
        <w:rPr>
          <w:rFonts w:asciiTheme="minorHAnsi" w:hAnsiTheme="minorHAnsi" w:cstheme="minorHAnsi"/>
        </w:rPr>
        <w:t>,</w:t>
      </w:r>
      <w:r w:rsidRPr="00F531D6" w:rsidR="00A14F98">
        <w:rPr>
          <w:rFonts w:asciiTheme="minorHAnsi" w:hAnsiTheme="minorHAnsi" w:cstheme="minorHAnsi"/>
        </w:rPr>
        <w:t xml:space="preserve"> based on evidence from assessment. </w:t>
      </w:r>
    </w:p>
    <w:p xmlns:wp14="http://schemas.microsoft.com/office/word/2010/wordml" w:rsidRPr="00F531D6" w:rsidR="00184D93" w:rsidP="6535EB52" w:rsidRDefault="00184D93" w14:paraId="79B13B5A" wp14:textId="1C49526F">
      <w:pPr>
        <w:pStyle w:val="Default"/>
        <w:numPr>
          <w:ilvl w:val="0"/>
          <w:numId w:val="5"/>
        </w:numPr>
        <w:spacing w:after="203"/>
        <w:ind w:left="1800" w:right="729"/>
        <w:rPr>
          <w:rFonts w:ascii="Calibri" w:hAnsi="Calibri" w:cs="Calibri" w:asciiTheme="minorAscii" w:hAnsiTheme="minorAscii" w:cstheme="minorAscii"/>
        </w:rPr>
      </w:pPr>
      <w:r w:rsidRPr="6535EB52" w:rsidR="269E9E37">
        <w:rPr>
          <w:rFonts w:ascii="Calibri" w:hAnsi="Calibri" w:cs="Calibri" w:asciiTheme="minorAscii" w:hAnsiTheme="minorAscii" w:cstheme="minorAscii"/>
        </w:rPr>
        <w:t>Identify</w:t>
      </w:r>
      <w:r w:rsidRPr="6535EB52" w:rsidR="269E9E37">
        <w:rPr>
          <w:rFonts w:ascii="Calibri" w:hAnsi="Calibri" w:cs="Calibri" w:asciiTheme="minorAscii" w:hAnsiTheme="minorAscii" w:cstheme="minorAscii"/>
        </w:rPr>
        <w:t xml:space="preserve"> shared definitions and measurable benchmarks for evaluating student abilities</w:t>
      </w:r>
      <w:ins w:author="Dewey, Shannamar" w:date="2023-11-17T04:29:45.468Z" w:id="862956183">
        <w:r w:rsidRPr="6535EB52" w:rsidR="112BD1E5">
          <w:rPr>
            <w:rFonts w:ascii="Calibri" w:hAnsi="Calibri" w:cs="Calibri" w:asciiTheme="minorAscii" w:hAnsiTheme="minorAscii" w:cstheme="minorAscii"/>
          </w:rPr>
          <w:t>.</w:t>
        </w:r>
      </w:ins>
      <w:r w:rsidRPr="6535EB52" w:rsidR="269E9E37">
        <w:rPr>
          <w:rFonts w:ascii="Calibri" w:hAnsi="Calibri" w:cs="Calibri" w:asciiTheme="minorAscii" w:hAnsiTheme="minorAscii" w:cstheme="minorAscii"/>
        </w:rPr>
        <w:t xml:space="preserve"> </w:t>
      </w:r>
    </w:p>
    <w:p xmlns:wp14="http://schemas.microsoft.com/office/word/2010/wordml" w:rsidRPr="00F531D6" w:rsidR="00184D93" w:rsidP="6535EB52" w:rsidRDefault="00184D93" w14:paraId="210A5041" wp14:textId="0297D54E">
      <w:pPr>
        <w:pStyle w:val="Default"/>
        <w:numPr>
          <w:ilvl w:val="0"/>
          <w:numId w:val="5"/>
        </w:numPr>
        <w:spacing w:after="203"/>
        <w:ind w:left="1800" w:right="729"/>
        <w:rPr>
          <w:rFonts w:ascii="Calibri" w:hAnsi="Calibri" w:cs="Calibri" w:asciiTheme="minorAscii" w:hAnsiTheme="minorAscii" w:cstheme="minorAscii"/>
        </w:rPr>
      </w:pPr>
      <w:r w:rsidRPr="6535EB52" w:rsidR="269E9E37">
        <w:rPr>
          <w:rFonts w:ascii="Calibri" w:hAnsi="Calibri" w:cs="Calibri" w:asciiTheme="minorAscii" w:hAnsiTheme="minorAscii" w:cstheme="minorAscii"/>
        </w:rPr>
        <w:t>Understand how groups of students experience the college differently and respond appropriately to the needs of all students</w:t>
      </w:r>
      <w:ins w:author="Dewey, Shannamar" w:date="2023-11-17T04:29:50.752Z" w:id="1224190651">
        <w:r w:rsidRPr="6535EB52" w:rsidR="6BCF4719">
          <w:rPr>
            <w:rFonts w:ascii="Calibri" w:hAnsi="Calibri" w:cs="Calibri" w:asciiTheme="minorAscii" w:hAnsiTheme="minorAscii" w:cstheme="minorAscii"/>
          </w:rPr>
          <w:t>.</w:t>
        </w:r>
      </w:ins>
      <w:r w:rsidRPr="6535EB52" w:rsidR="269E9E37">
        <w:rPr>
          <w:rFonts w:ascii="Calibri" w:hAnsi="Calibri" w:cs="Calibri" w:asciiTheme="minorAscii" w:hAnsiTheme="minorAscii" w:cstheme="minorAscii"/>
        </w:rPr>
        <w:t xml:space="preserve"> </w:t>
      </w:r>
    </w:p>
    <w:p xmlns:wp14="http://schemas.microsoft.com/office/word/2010/wordml" w:rsidRPr="00F531D6" w:rsidR="00184D93" w:rsidP="6535EB52" w:rsidRDefault="00184D93" w14:paraId="45A50610" wp14:textId="451AB011">
      <w:pPr>
        <w:pStyle w:val="Default"/>
        <w:numPr>
          <w:ilvl w:val="0"/>
          <w:numId w:val="5"/>
        </w:numPr>
        <w:spacing w:after="203"/>
        <w:ind w:left="1800" w:right="729"/>
        <w:rPr>
          <w:rFonts w:ascii="Calibri" w:hAnsi="Calibri" w:cs="Calibri" w:asciiTheme="minorAscii" w:hAnsiTheme="minorAscii" w:cstheme="minorAscii"/>
        </w:rPr>
      </w:pPr>
      <w:r w:rsidRPr="6535EB52" w:rsidR="269E9E37">
        <w:rPr>
          <w:rFonts w:ascii="Calibri" w:hAnsi="Calibri" w:cs="Calibri" w:asciiTheme="minorAscii" w:hAnsiTheme="minorAscii" w:cstheme="minorAscii"/>
        </w:rPr>
        <w:t>Align and coordinate courses within and across disciplines</w:t>
      </w:r>
      <w:ins w:author="Dewey, Shannamar" w:date="2023-11-17T04:29:53.508Z" w:id="1467598277">
        <w:r w:rsidRPr="6535EB52" w:rsidR="5339A474">
          <w:rPr>
            <w:rFonts w:ascii="Calibri" w:hAnsi="Calibri" w:cs="Calibri" w:asciiTheme="minorAscii" w:hAnsiTheme="minorAscii" w:cstheme="minorAscii"/>
          </w:rPr>
          <w:t>.</w:t>
        </w:r>
      </w:ins>
      <w:r w:rsidRPr="6535EB52" w:rsidR="269E9E37">
        <w:rPr>
          <w:rFonts w:ascii="Calibri" w:hAnsi="Calibri" w:cs="Calibri" w:asciiTheme="minorAscii" w:hAnsiTheme="minorAscii" w:cstheme="minorAscii"/>
        </w:rPr>
        <w:t xml:space="preserve"> </w:t>
      </w:r>
    </w:p>
    <w:p xmlns:wp14="http://schemas.microsoft.com/office/word/2010/wordml" w:rsidRPr="00F531D6" w:rsidR="00184D93" w:rsidP="6535EB52" w:rsidRDefault="00184D93" w14:paraId="42A2B2D3" wp14:textId="63DB7670">
      <w:pPr>
        <w:pStyle w:val="Default"/>
        <w:numPr>
          <w:ilvl w:val="0"/>
          <w:numId w:val="5"/>
        </w:numPr>
        <w:spacing w:after="203"/>
        <w:ind w:left="1800" w:right="729"/>
        <w:rPr>
          <w:rFonts w:ascii="Calibri" w:hAnsi="Calibri" w:cs="Calibri" w:asciiTheme="minorAscii" w:hAnsiTheme="minorAscii" w:cstheme="minorAscii"/>
        </w:rPr>
      </w:pPr>
      <w:r w:rsidRPr="6535EB52" w:rsidR="269E9E37">
        <w:rPr>
          <w:rFonts w:ascii="Calibri" w:hAnsi="Calibri" w:cs="Calibri" w:asciiTheme="minorAscii" w:hAnsiTheme="minorAscii" w:cstheme="minorAscii"/>
        </w:rPr>
        <w:t>Align and coordinate courses and programs with external institutions’ requirements as necessary</w:t>
      </w:r>
      <w:ins w:author="Dewey, Shannamar" w:date="2023-11-17T04:30:02.544Z" w:id="1512295044">
        <w:r w:rsidRPr="6535EB52" w:rsidR="767A4471">
          <w:rPr>
            <w:rFonts w:ascii="Calibri" w:hAnsi="Calibri" w:cs="Calibri" w:asciiTheme="minorAscii" w:hAnsiTheme="minorAscii" w:cstheme="minorAscii"/>
          </w:rPr>
          <w:t>.</w:t>
        </w:r>
      </w:ins>
      <w:r w:rsidRPr="6535EB52" w:rsidR="269E9E37">
        <w:rPr>
          <w:rFonts w:ascii="Calibri" w:hAnsi="Calibri" w:cs="Calibri" w:asciiTheme="minorAscii" w:hAnsiTheme="minorAscii" w:cstheme="minorAscii"/>
        </w:rPr>
        <w:t xml:space="preserve"> </w:t>
      </w:r>
    </w:p>
    <w:p xmlns:wp14="http://schemas.microsoft.com/office/word/2010/wordml" w:rsidRPr="00F531D6" w:rsidR="00184D93" w:rsidP="00F531D6" w:rsidRDefault="00184D93" w14:paraId="60EB5266" wp14:textId="77777777">
      <w:pPr>
        <w:pStyle w:val="Default"/>
        <w:numPr>
          <w:ilvl w:val="0"/>
          <w:numId w:val="5"/>
        </w:numPr>
        <w:ind w:left="1800" w:right="729"/>
        <w:rPr>
          <w:rFonts w:asciiTheme="minorHAnsi" w:hAnsiTheme="minorHAnsi" w:cstheme="minorHAnsi"/>
        </w:rPr>
      </w:pPr>
      <w:r w:rsidRPr="00F531D6">
        <w:rPr>
          <w:rFonts w:asciiTheme="minorHAnsi" w:hAnsiTheme="minorHAnsi" w:cstheme="minorHAnsi"/>
        </w:rPr>
        <w:t xml:space="preserve">Continuously reflect, refine and modify teaching and learning practices. </w:t>
      </w:r>
    </w:p>
    <w:p xmlns:wp14="http://schemas.microsoft.com/office/word/2010/wordml" w:rsidRPr="00F531D6" w:rsidR="00184D93" w:rsidP="00F531D6" w:rsidRDefault="00184D93" w14:paraId="049F31CB" wp14:textId="77777777">
      <w:pPr>
        <w:pStyle w:val="Default"/>
        <w:ind w:left="1440" w:right="729"/>
        <w:rPr>
          <w:rFonts w:asciiTheme="minorHAnsi" w:hAnsiTheme="minorHAnsi" w:cstheme="minorHAnsi"/>
        </w:rPr>
      </w:pPr>
    </w:p>
    <w:p xmlns:wp14="http://schemas.microsoft.com/office/word/2010/wordml" w:rsidRPr="00F531D6" w:rsidR="00184D93" w:rsidP="00184D93" w:rsidRDefault="00184D93" w14:paraId="792613E4" wp14:textId="77777777">
      <w:pPr>
        <w:pStyle w:val="Default"/>
        <w:numPr>
          <w:ilvl w:val="0"/>
          <w:numId w:val="1"/>
        </w:numPr>
        <w:ind w:left="1350" w:right="729"/>
        <w:rPr>
          <w:rFonts w:asciiTheme="minorHAnsi" w:hAnsiTheme="minorHAnsi" w:cstheme="minorHAnsi"/>
        </w:rPr>
      </w:pPr>
      <w:r w:rsidRPr="00F531D6">
        <w:rPr>
          <w:rFonts w:asciiTheme="minorHAnsi" w:hAnsiTheme="minorHAnsi" w:cstheme="minorHAnsi"/>
        </w:rPr>
        <w:t xml:space="preserve">What will assessment not be used for? </w:t>
      </w:r>
    </w:p>
    <w:p xmlns:wp14="http://schemas.microsoft.com/office/word/2010/wordml" w:rsidRPr="00F531D6" w:rsidR="00A14F98" w:rsidP="00A14F98" w:rsidRDefault="00A14F98" w14:paraId="53128261" wp14:textId="77777777">
      <w:pPr>
        <w:pStyle w:val="Default"/>
        <w:ind w:left="720" w:right="729"/>
        <w:rPr>
          <w:rFonts w:asciiTheme="minorHAnsi" w:hAnsiTheme="minorHAnsi" w:cstheme="minorHAnsi"/>
        </w:rPr>
      </w:pPr>
    </w:p>
    <w:p xmlns:wp14="http://schemas.microsoft.com/office/word/2010/wordml" w:rsidRPr="00F531D6" w:rsidR="00A14F98" w:rsidP="00A14F98" w:rsidRDefault="00A14F98" w14:paraId="2F3683A3" wp14:textId="77777777">
      <w:pPr>
        <w:pStyle w:val="Default"/>
        <w:ind w:left="1440" w:right="729"/>
        <w:rPr>
          <w:rFonts w:asciiTheme="minorHAnsi" w:hAnsiTheme="minorHAnsi" w:cstheme="minorHAnsi"/>
        </w:rPr>
      </w:pPr>
      <w:r w:rsidRPr="00F531D6">
        <w:rPr>
          <w:rFonts w:asciiTheme="minorHAnsi" w:hAnsiTheme="minorHAnsi" w:cstheme="minorHAnsi"/>
        </w:rPr>
        <w:t xml:space="preserve">Effective assessment relies upon a climate of trust and freedom of inquiry. As faculty at College of the Siskiyous, we perform assessments of student learning and control the results of our assessments. </w:t>
      </w:r>
    </w:p>
    <w:p xmlns:wp14="http://schemas.microsoft.com/office/word/2010/wordml" w:rsidRPr="00F531D6" w:rsidR="00A14F98" w:rsidP="00A14F98" w:rsidRDefault="00A14F98" w14:paraId="62486C05" wp14:textId="77777777">
      <w:pPr>
        <w:pStyle w:val="Default"/>
        <w:ind w:right="729"/>
        <w:rPr>
          <w:rFonts w:asciiTheme="minorHAnsi" w:hAnsiTheme="minorHAnsi" w:cstheme="minorHAnsi"/>
        </w:rPr>
      </w:pPr>
    </w:p>
    <w:p xmlns:wp14="http://schemas.microsoft.com/office/word/2010/wordml" w:rsidRPr="00F531D6" w:rsidR="00A14F98" w:rsidP="6535EB52" w:rsidRDefault="00A14F98" w14:paraId="092B1CE9" wp14:textId="77777777">
      <w:pPr>
        <w:pStyle w:val="Default"/>
        <w:ind w:left="1440" w:right="729"/>
        <w:rPr>
          <w:rFonts w:ascii="Calibri" w:hAnsi="Calibri" w:cs="Calibri" w:asciiTheme="minorAscii" w:hAnsiTheme="minorAscii" w:cstheme="minorAscii"/>
        </w:rPr>
      </w:pPr>
      <w:commentRangeStart w:id="2020403090"/>
      <w:r w:rsidRPr="6535EB52" w:rsidR="6EAB4AB8">
        <w:rPr>
          <w:rFonts w:ascii="Calibri" w:hAnsi="Calibri" w:cs="Calibri" w:asciiTheme="minorAscii" w:hAnsiTheme="minorAscii" w:cstheme="minorAscii"/>
        </w:rPr>
        <w:t>Therefore, College of the Siskiyous:</w:t>
      </w:r>
      <w:commentRangeEnd w:id="2020403090"/>
      <w:r>
        <w:rPr>
          <w:rStyle w:val="CommentReference"/>
        </w:rPr>
        <w:commentReference w:id="2020403090"/>
      </w:r>
    </w:p>
    <w:p xmlns:wp14="http://schemas.microsoft.com/office/word/2010/wordml" w:rsidRPr="00F531D6" w:rsidR="00A14F98" w:rsidP="00A14F98" w:rsidRDefault="00A14F98" w14:paraId="4101652C" wp14:textId="77777777">
      <w:pPr>
        <w:pStyle w:val="Default"/>
        <w:ind w:left="1350" w:right="729"/>
        <w:rPr>
          <w:rFonts w:asciiTheme="minorHAnsi" w:hAnsiTheme="minorHAnsi" w:cstheme="minorHAnsi"/>
        </w:rPr>
      </w:pPr>
    </w:p>
    <w:p xmlns:wp14="http://schemas.microsoft.com/office/word/2010/wordml" w:rsidRPr="00F531D6" w:rsidR="00184D93" w:rsidP="6535EB52" w:rsidRDefault="00184D93" w14:paraId="376671DA" wp14:textId="77777777">
      <w:pPr>
        <w:pStyle w:val="Default"/>
        <w:numPr>
          <w:ilvl w:val="0"/>
          <w:numId w:val="3"/>
        </w:numPr>
        <w:spacing w:after="203"/>
        <w:ind w:left="1800" w:right="729"/>
        <w:rPr>
          <w:rFonts w:ascii="Calibri" w:hAnsi="Calibri" w:cs="Calibri" w:asciiTheme="minorAscii" w:hAnsiTheme="minorAscii" w:cstheme="minorAscii"/>
        </w:rPr>
      </w:pPr>
      <w:r w:rsidRPr="6535EB52" w:rsidR="269E9E37">
        <w:rPr>
          <w:rFonts w:ascii="Calibri" w:hAnsi="Calibri" w:cs="Calibri" w:asciiTheme="minorAscii" w:hAnsiTheme="minorAscii" w:cstheme="minorAscii"/>
        </w:rPr>
        <w:t>Will not use assessment of student learning as an end in itself.</w:t>
      </w:r>
      <w:r w:rsidRPr="6535EB52" w:rsidR="269E9E37">
        <w:rPr>
          <w:rFonts w:ascii="Calibri" w:hAnsi="Calibri" w:cs="Calibri" w:asciiTheme="minorAscii" w:hAnsiTheme="minorAscii" w:cstheme="minorAscii"/>
        </w:rPr>
        <w:t xml:space="preserve"> </w:t>
      </w:r>
      <w:commentRangeStart w:id="1734563264"/>
      <w:r w:rsidRPr="6535EB52" w:rsidR="269E9E37">
        <w:rPr>
          <w:rFonts w:ascii="Calibri" w:hAnsi="Calibri" w:cs="Calibri" w:asciiTheme="minorAscii" w:hAnsiTheme="minorAscii" w:cstheme="minorAscii"/>
        </w:rPr>
        <w:t xml:space="preserve">Assessment that does not help us promote student learning is a waste of time. </w:t>
      </w:r>
      <w:commentRangeEnd w:id="1734563264"/>
      <w:r>
        <w:rPr>
          <w:rStyle w:val="CommentReference"/>
        </w:rPr>
        <w:commentReference w:id="1734563264"/>
      </w:r>
    </w:p>
    <w:p xmlns:wp14="http://schemas.microsoft.com/office/word/2010/wordml" w:rsidRPr="00F531D6" w:rsidR="00A14F98" w:rsidP="00F531D6" w:rsidRDefault="00184D93" w14:paraId="4AE8D3A8" wp14:textId="77777777">
      <w:pPr>
        <w:pStyle w:val="Default"/>
        <w:numPr>
          <w:ilvl w:val="0"/>
          <w:numId w:val="3"/>
        </w:numPr>
        <w:spacing w:after="203"/>
        <w:ind w:left="1800" w:right="729"/>
        <w:rPr>
          <w:rFonts w:asciiTheme="minorHAnsi" w:hAnsiTheme="minorHAnsi" w:cstheme="minorHAnsi"/>
        </w:rPr>
      </w:pPr>
      <w:r w:rsidRPr="00F531D6">
        <w:rPr>
          <w:rFonts w:asciiTheme="minorHAnsi" w:hAnsiTheme="minorHAnsi" w:cstheme="minorHAnsi"/>
        </w:rPr>
        <w:t xml:space="preserve">Will not use assessment of student learning as a means of determining faculty or staff salaries or rewards. </w:t>
      </w:r>
    </w:p>
    <w:p xmlns:wp14="http://schemas.microsoft.com/office/word/2010/wordml" w:rsidRPr="00F531D6" w:rsidR="00184D93" w:rsidP="00F531D6" w:rsidRDefault="00184D93" w14:paraId="788F45F4" wp14:textId="77777777">
      <w:pPr>
        <w:pStyle w:val="Default"/>
        <w:numPr>
          <w:ilvl w:val="0"/>
          <w:numId w:val="3"/>
        </w:numPr>
        <w:spacing w:after="203"/>
        <w:ind w:left="1800" w:right="729"/>
        <w:rPr>
          <w:rFonts w:asciiTheme="minorHAnsi" w:hAnsiTheme="minorHAnsi" w:cstheme="minorHAnsi"/>
        </w:rPr>
      </w:pPr>
      <w:r w:rsidRPr="00F531D6">
        <w:rPr>
          <w:rFonts w:asciiTheme="minorHAnsi" w:hAnsiTheme="minorHAnsi" w:cstheme="minorHAnsi"/>
        </w:rPr>
        <w:t xml:space="preserve">Will not use any single mode of assessment to answer all questions or strictly determine program decisions. </w:t>
      </w:r>
    </w:p>
    <w:p xmlns:wp14="http://schemas.microsoft.com/office/word/2010/wordml" w:rsidRPr="00F531D6" w:rsidR="00184D93" w:rsidP="00F531D6" w:rsidRDefault="00184D93" w14:paraId="6B625C1D" wp14:textId="77777777">
      <w:pPr>
        <w:pStyle w:val="Default"/>
        <w:numPr>
          <w:ilvl w:val="0"/>
          <w:numId w:val="3"/>
        </w:numPr>
        <w:spacing w:after="203"/>
        <w:ind w:left="1800" w:right="729"/>
        <w:rPr>
          <w:rFonts w:asciiTheme="minorHAnsi" w:hAnsiTheme="minorHAnsi" w:cstheme="minorHAnsi"/>
        </w:rPr>
      </w:pPr>
      <w:r w:rsidRPr="00F531D6">
        <w:rPr>
          <w:rFonts w:asciiTheme="minorHAnsi" w:hAnsiTheme="minorHAnsi" w:cstheme="minorHAnsi"/>
        </w:rPr>
        <w:t xml:space="preserve">Will not use assessment in a way that will impinge upon the academic freedom or professional rights of faculty. Individual faculty members must continue to exercise professional judgment in matters of grading and discipline. </w:t>
      </w:r>
    </w:p>
    <w:p xmlns:wp14="http://schemas.microsoft.com/office/word/2010/wordml" w:rsidRPr="00F531D6" w:rsidR="00184D93" w:rsidP="6535EB52" w:rsidRDefault="00184D93" w14:paraId="24734E5A" wp14:textId="62B7BE0A">
      <w:pPr>
        <w:pStyle w:val="Default"/>
        <w:numPr>
          <w:ilvl w:val="0"/>
          <w:numId w:val="3"/>
        </w:numPr>
        <w:spacing w:after="203"/>
        <w:ind w:left="1800" w:right="729"/>
        <w:rPr>
          <w:rFonts w:ascii="Calibri" w:hAnsi="Calibri" w:cs="Calibri" w:asciiTheme="minorAscii" w:hAnsiTheme="minorAscii" w:cstheme="minorAscii"/>
        </w:rPr>
      </w:pPr>
      <w:ins w:author="Dewey, Shannamar" w:date="2023-11-17T04:31:37.883Z" w:id="657038402">
        <w:r w:rsidRPr="6535EB52" w:rsidR="3EA025D7">
          <w:rPr>
            <w:rFonts w:ascii="Calibri" w:hAnsi="Calibri" w:cs="Calibri" w:asciiTheme="minorAscii" w:hAnsiTheme="minorAscii" w:cstheme="minorAscii"/>
          </w:rPr>
          <w:t xml:space="preserve">Will not expect faculty </w:t>
        </w:r>
      </w:ins>
      <w:del w:author="Dewey, Shannamar" w:date="2023-11-17T04:31:45.531Z" w:id="1402629178">
        <w:r w:rsidRPr="6535EB52" w:rsidDel="269E9E37">
          <w:rPr>
            <w:rFonts w:ascii="Calibri" w:hAnsi="Calibri" w:cs="Calibri" w:asciiTheme="minorAscii" w:hAnsiTheme="minorAscii" w:cstheme="minorAscii"/>
          </w:rPr>
          <w:delText>Is not expected</w:delText>
        </w:r>
      </w:del>
      <w:r w:rsidRPr="6535EB52" w:rsidR="269E9E37">
        <w:rPr>
          <w:rFonts w:ascii="Calibri" w:hAnsi="Calibri" w:cs="Calibri" w:asciiTheme="minorAscii" w:hAnsiTheme="minorAscii" w:cstheme="minorAscii"/>
        </w:rPr>
        <w:t xml:space="preserve"> to assess all students in order to learn about the effectiveness of our programs and policies; a subset </w:t>
      </w:r>
      <w:del w:author="Dewey, Shannamar" w:date="2023-11-17T04:32:01.32Z" w:id="1241652889">
        <w:r w:rsidRPr="6535EB52" w:rsidDel="269E9E37">
          <w:rPr>
            <w:rFonts w:ascii="Calibri" w:hAnsi="Calibri" w:cs="Calibri" w:asciiTheme="minorAscii" w:hAnsiTheme="minorAscii" w:cstheme="minorAscii"/>
          </w:rPr>
          <w:delText>is</w:delText>
        </w:r>
      </w:del>
      <w:ins w:author="Dewey, Shannamar" w:date="2023-11-17T04:32:02.131Z" w:id="550805848">
        <w:r w:rsidRPr="6535EB52" w:rsidR="05CBE971">
          <w:rPr>
            <w:rFonts w:ascii="Calibri" w:hAnsi="Calibri" w:cs="Calibri" w:asciiTheme="minorAscii" w:hAnsiTheme="minorAscii" w:cstheme="minorAscii"/>
          </w:rPr>
          <w:t>will be</w:t>
        </w:r>
      </w:ins>
      <w:r w:rsidRPr="6535EB52" w:rsidR="269E9E37">
        <w:rPr>
          <w:rFonts w:ascii="Calibri" w:hAnsi="Calibri" w:cs="Calibri" w:asciiTheme="minorAscii" w:hAnsiTheme="minorAscii" w:cstheme="minorAscii"/>
        </w:rPr>
        <w:t xml:space="preserve"> sufficient. </w:t>
      </w:r>
    </w:p>
    <w:p xmlns:wp14="http://schemas.microsoft.com/office/word/2010/wordml" w:rsidRPr="00F531D6" w:rsidR="00184D93" w:rsidP="6535EB52" w:rsidRDefault="00184D93" w14:paraId="7795A7FA" wp14:textId="77777777">
      <w:pPr>
        <w:pStyle w:val="Default"/>
        <w:numPr>
          <w:ilvl w:val="0"/>
          <w:numId w:val="3"/>
        </w:numPr>
        <w:spacing w:after="203"/>
        <w:ind w:left="1800" w:right="729"/>
        <w:rPr>
          <w:rFonts w:ascii="Calibri" w:hAnsi="Calibri" w:cs="Calibri" w:asciiTheme="minorAscii" w:hAnsiTheme="minorAscii" w:cstheme="minorAscii"/>
        </w:rPr>
      </w:pPr>
      <w:r w:rsidRPr="6535EB52" w:rsidR="269E9E37">
        <w:rPr>
          <w:rFonts w:ascii="Calibri" w:hAnsi="Calibri" w:cs="Calibri" w:asciiTheme="minorAscii" w:hAnsiTheme="minorAscii" w:cstheme="minorAscii"/>
        </w:rPr>
        <w:t xml:space="preserve">Will not assume that assessment is only quantitative. While numerical scales or rubrics can be useful, their accuracy always depends upon the clear understanding of the concepts behind the numbers. </w:t>
      </w:r>
      <w:commentRangeStart w:id="973280369"/>
      <w:commentRangeStart w:id="660135131"/>
      <w:r w:rsidRPr="6535EB52" w:rsidR="269E9E37">
        <w:rPr>
          <w:rFonts w:ascii="Calibri" w:hAnsi="Calibri" w:cs="Calibri" w:asciiTheme="minorAscii" w:hAnsiTheme="minorAscii" w:cstheme="minorAscii"/>
        </w:rPr>
        <w:t xml:space="preserve">We will not assume that assessment is only grading. </w:t>
      </w:r>
      <w:commentRangeEnd w:id="973280369"/>
      <w:r>
        <w:rPr>
          <w:rStyle w:val="CommentReference"/>
        </w:rPr>
        <w:commentReference w:id="973280369"/>
      </w:r>
      <w:commentRangeEnd w:id="660135131"/>
      <w:r>
        <w:rPr>
          <w:rStyle w:val="CommentReference"/>
        </w:rPr>
        <w:commentReference w:id="660135131"/>
      </w:r>
    </w:p>
    <w:p xmlns:wp14="http://schemas.microsoft.com/office/word/2010/wordml" w:rsidRPr="00F531D6" w:rsidR="00184D93" w:rsidP="6535EB52" w:rsidRDefault="00184D93" w14:paraId="2E900863" wp14:textId="77777777">
      <w:pPr>
        <w:pStyle w:val="Default"/>
        <w:numPr>
          <w:ilvl w:val="0"/>
          <w:numId w:val="3"/>
        </w:numPr>
        <w:ind w:left="1800" w:right="729"/>
        <w:rPr>
          <w:rFonts w:ascii="Calibri" w:hAnsi="Calibri" w:cs="Calibri" w:asciiTheme="minorAscii" w:hAnsiTheme="minorAscii" w:cstheme="minorAscii"/>
        </w:rPr>
      </w:pPr>
      <w:commentRangeStart w:id="2038464332"/>
      <w:r w:rsidRPr="6535EB52" w:rsidR="269E9E37">
        <w:rPr>
          <w:rFonts w:ascii="Calibri" w:hAnsi="Calibri" w:cs="Calibri" w:asciiTheme="minorAscii" w:hAnsiTheme="minorAscii" w:cstheme="minorAscii"/>
        </w:rPr>
        <w:t xml:space="preserve">Will not use assessment only to evaluate the end of the student’s experience or merely to be accountable to outside parties. </w:t>
      </w:r>
      <w:commentRangeEnd w:id="2038464332"/>
      <w:r>
        <w:rPr>
          <w:rStyle w:val="CommentReference"/>
        </w:rPr>
        <w:commentReference w:id="2038464332"/>
      </w:r>
    </w:p>
    <w:p xmlns:wp14="http://schemas.microsoft.com/office/word/2010/wordml" w:rsidRPr="00F531D6" w:rsidR="00184D93" w:rsidP="00184D93" w:rsidRDefault="00184D93" w14:paraId="4B99056E" wp14:textId="77777777">
      <w:pPr>
        <w:pStyle w:val="Default"/>
        <w:ind w:left="720" w:right="729"/>
        <w:rPr>
          <w:rFonts w:asciiTheme="minorHAnsi" w:hAnsiTheme="minorHAnsi" w:cstheme="minorHAnsi"/>
        </w:rPr>
      </w:pPr>
    </w:p>
    <w:p xmlns:wp14="http://schemas.microsoft.com/office/word/2010/wordml" w:rsidRPr="00F531D6" w:rsidR="00184D93" w:rsidP="00184D93" w:rsidRDefault="00184D93" w14:paraId="1299C43A" wp14:textId="77777777">
      <w:pPr>
        <w:pStyle w:val="Default"/>
        <w:ind w:left="720" w:right="729"/>
        <w:rPr>
          <w:rFonts w:asciiTheme="minorHAnsi" w:hAnsiTheme="minorHAnsi" w:cstheme="minorHAnsi"/>
        </w:rPr>
      </w:pPr>
    </w:p>
    <w:p xmlns:wp14="http://schemas.microsoft.com/office/word/2010/wordml" w:rsidRPr="00F531D6" w:rsidR="00184D93" w:rsidP="00F531D6" w:rsidRDefault="00184D93" w14:paraId="0163BB80" wp14:textId="77777777">
      <w:pPr>
        <w:pStyle w:val="Default"/>
        <w:numPr>
          <w:ilvl w:val="0"/>
          <w:numId w:val="1"/>
        </w:numPr>
        <w:rPr>
          <w:rFonts w:asciiTheme="minorHAnsi" w:hAnsiTheme="minorHAnsi" w:cstheme="minorHAnsi"/>
        </w:rPr>
      </w:pPr>
      <w:r w:rsidRPr="00F531D6">
        <w:rPr>
          <w:rFonts w:asciiTheme="minorHAnsi" w:hAnsiTheme="minorHAnsi" w:cstheme="minorHAnsi"/>
        </w:rPr>
        <w:t xml:space="preserve">What is the college’s role in assessing student learning? </w:t>
      </w:r>
    </w:p>
    <w:p xmlns:wp14="http://schemas.microsoft.com/office/word/2010/wordml" w:rsidRPr="00F531D6" w:rsidR="00184D93" w:rsidP="00184D93" w:rsidRDefault="00184D93" w14:paraId="4DDBEF00" wp14:textId="77777777">
      <w:pPr>
        <w:pStyle w:val="Default"/>
        <w:rPr>
          <w:rFonts w:asciiTheme="minorHAnsi" w:hAnsiTheme="minorHAnsi" w:cstheme="minorHAnsi"/>
        </w:rPr>
      </w:pPr>
    </w:p>
    <w:p xmlns:wp14="http://schemas.microsoft.com/office/word/2010/wordml" w:rsidRPr="00F531D6" w:rsidR="00184D93" w:rsidP="6535EB52" w:rsidRDefault="00F531D6" w14:paraId="695337C3" wp14:textId="4F4A2F7A">
      <w:pPr>
        <w:pStyle w:val="Default"/>
        <w:ind w:left="1440"/>
        <w:rPr>
          <w:rFonts w:ascii="Calibri" w:hAnsi="Calibri" w:cs="Calibri" w:asciiTheme="minorAscii" w:hAnsiTheme="minorAscii" w:cstheme="minorAscii"/>
        </w:rPr>
      </w:pPr>
      <w:r w:rsidRPr="6535EB52" w:rsidR="2209A243">
        <w:rPr>
          <w:rFonts w:ascii="Calibri" w:hAnsi="Calibri" w:cs="Calibri" w:asciiTheme="minorAscii" w:hAnsiTheme="minorAscii" w:cstheme="minorAscii"/>
        </w:rPr>
        <w:t xml:space="preserve">Assessment of student learning </w:t>
      </w:r>
      <w:del w:author="Dewey, Shannamar" w:date="2023-11-17T04:36:53.195Z" w:id="438517193">
        <w:r w:rsidRPr="6535EB52" w:rsidDel="2209A243">
          <w:rPr>
            <w:rFonts w:ascii="Calibri" w:hAnsi="Calibri" w:cs="Calibri" w:asciiTheme="minorAscii" w:hAnsiTheme="minorAscii" w:cstheme="minorAscii"/>
          </w:rPr>
          <w:delText>can</w:delText>
        </w:r>
      </w:del>
      <w:ins w:author="Dewey, Shannamar" w:date="2023-11-17T04:36:53.612Z" w:id="1054379983">
        <w:r w:rsidRPr="6535EB52" w:rsidR="18851B70">
          <w:rPr>
            <w:rFonts w:ascii="Calibri" w:hAnsi="Calibri" w:cs="Calibri" w:asciiTheme="minorAscii" w:hAnsiTheme="minorAscii" w:cstheme="minorAscii"/>
          </w:rPr>
          <w:t>will</w:t>
        </w:r>
      </w:ins>
      <w:r w:rsidRPr="6535EB52" w:rsidR="2209A243">
        <w:rPr>
          <w:rFonts w:ascii="Calibri" w:hAnsi="Calibri" w:cs="Calibri" w:asciiTheme="minorAscii" w:hAnsiTheme="minorAscii" w:cstheme="minorAscii"/>
        </w:rPr>
        <w:t xml:space="preserve"> significantly enhance the college’s ability to fulfill its mission and goals</w:t>
      </w:r>
      <w:ins w:author="Dewey, Shannamar" w:date="2023-11-17T04:36:59.982Z" w:id="1880477020">
        <w:r w:rsidRPr="6535EB52" w:rsidR="57F5148F">
          <w:rPr>
            <w:rFonts w:ascii="Calibri" w:hAnsi="Calibri" w:cs="Calibri" w:asciiTheme="minorAscii" w:hAnsiTheme="minorAscii" w:cstheme="minorAscii"/>
          </w:rPr>
          <w:t xml:space="preserve"> and </w:t>
        </w:r>
        <w:r w:rsidRPr="6535EB52" w:rsidR="57F5148F">
          <w:rPr>
            <w:rFonts w:ascii="Calibri" w:hAnsi="Calibri" w:cs="Calibri" w:asciiTheme="minorAscii" w:hAnsiTheme="minorAscii" w:cstheme="minorAscii"/>
          </w:rPr>
          <w:t>m</w:t>
        </w:r>
      </w:ins>
      <w:ins w:author="Dewey, Shannamar" w:date="2023-11-17T04:37:04.279Z" w:id="1940719070">
        <w:r w:rsidRPr="6535EB52" w:rsidR="57F5148F">
          <w:rPr>
            <w:rFonts w:ascii="Calibri" w:hAnsi="Calibri" w:cs="Calibri" w:asciiTheme="minorAscii" w:hAnsiTheme="minorAscii" w:cstheme="minorAscii"/>
          </w:rPr>
          <w:t>aintain</w:t>
        </w:r>
        <w:r w:rsidRPr="6535EB52" w:rsidR="57F5148F">
          <w:rPr>
            <w:rFonts w:ascii="Calibri" w:hAnsi="Calibri" w:cs="Calibri" w:asciiTheme="minorAscii" w:hAnsiTheme="minorAscii" w:cstheme="minorAscii"/>
          </w:rPr>
          <w:t xml:space="preserve"> accreditation</w:t>
        </w:r>
      </w:ins>
      <w:r w:rsidRPr="6535EB52" w:rsidR="2209A243">
        <w:rPr>
          <w:rFonts w:ascii="Calibri" w:hAnsi="Calibri" w:cs="Calibri" w:asciiTheme="minorAscii" w:hAnsiTheme="minorAscii" w:cstheme="minorAscii"/>
        </w:rPr>
        <w:t xml:space="preserve">. Consequently, the college supports assessment of student learning as a valued and important activity and </w:t>
      </w:r>
      <w:commentRangeStart w:id="1701599298"/>
      <w:r w:rsidRPr="6535EB52" w:rsidR="2209A243">
        <w:rPr>
          <w:rFonts w:ascii="Calibri" w:hAnsi="Calibri" w:cs="Calibri" w:asciiTheme="minorAscii" w:hAnsiTheme="minorAscii" w:cstheme="minorAscii"/>
        </w:rPr>
        <w:t>provides</w:t>
      </w:r>
      <w:r w:rsidRPr="6535EB52" w:rsidR="2209A243">
        <w:rPr>
          <w:rFonts w:ascii="Calibri" w:hAnsi="Calibri" w:cs="Calibri" w:asciiTheme="minorAscii" w:hAnsiTheme="minorAscii" w:cstheme="minorAscii"/>
        </w:rPr>
        <w:t xml:space="preserve"> successful models for developing assessment.</w:t>
      </w:r>
      <w:commentRangeEnd w:id="1701599298"/>
      <w:r>
        <w:rPr>
          <w:rStyle w:val="CommentReference"/>
        </w:rPr>
        <w:commentReference w:id="1701599298"/>
      </w:r>
    </w:p>
    <w:p xmlns:wp14="http://schemas.microsoft.com/office/word/2010/wordml" w:rsidRPr="00F531D6" w:rsidR="00F531D6" w:rsidP="00F531D6" w:rsidRDefault="00F531D6" w14:paraId="3461D779" wp14:textId="77777777">
      <w:pPr>
        <w:pStyle w:val="Default"/>
        <w:ind w:left="1440"/>
        <w:rPr>
          <w:rFonts w:asciiTheme="minorHAnsi" w:hAnsiTheme="minorHAnsi" w:cstheme="minorHAnsi"/>
        </w:rPr>
      </w:pPr>
    </w:p>
    <w:p xmlns:wp14="http://schemas.microsoft.com/office/word/2010/wordml" w:rsidRPr="00F531D6" w:rsidR="00F531D6" w:rsidP="6535EB52" w:rsidRDefault="00184D93" w14:paraId="7E0F1B0E" wp14:textId="77777777">
      <w:pPr>
        <w:pStyle w:val="Default"/>
        <w:numPr>
          <w:ilvl w:val="0"/>
          <w:numId w:val="1"/>
        </w:numPr>
        <w:spacing w:after="209"/>
        <w:rPr>
          <w:rFonts w:ascii="Calibri" w:hAnsi="Calibri" w:cs="Calibri" w:asciiTheme="minorAscii" w:hAnsiTheme="minorAscii" w:cstheme="minorAscii"/>
        </w:rPr>
      </w:pPr>
      <w:commentRangeStart w:id="774799513"/>
      <w:r w:rsidRPr="6535EB52" w:rsidR="269E9E37">
        <w:rPr>
          <w:rFonts w:ascii="Calibri" w:hAnsi="Calibri" w:cs="Calibri" w:asciiTheme="minorAscii" w:hAnsiTheme="minorAscii" w:cstheme="minorAscii"/>
        </w:rPr>
        <w:t xml:space="preserve">How will we use assessment of student learning? </w:t>
      </w:r>
      <w:commentRangeEnd w:id="774799513"/>
      <w:r>
        <w:rPr>
          <w:rStyle w:val="CommentReference"/>
        </w:rPr>
        <w:commentReference w:id="774799513"/>
      </w:r>
    </w:p>
    <w:p xmlns:wp14="http://schemas.microsoft.com/office/word/2010/wordml" w:rsidRPr="00F531D6" w:rsidR="00F531D6" w:rsidP="00F531D6" w:rsidRDefault="00F531D6" w14:paraId="590F37E4" wp14:textId="77777777">
      <w:pPr>
        <w:pStyle w:val="Default"/>
        <w:ind w:left="1440"/>
        <w:rPr>
          <w:rFonts w:asciiTheme="minorHAnsi" w:hAnsiTheme="minorHAnsi" w:cstheme="minorHAnsi"/>
        </w:rPr>
      </w:pPr>
      <w:r w:rsidRPr="00F531D6">
        <w:rPr>
          <w:rFonts w:asciiTheme="minorHAnsi" w:hAnsiTheme="minorHAnsi" w:cstheme="minorHAnsi"/>
        </w:rPr>
        <w:t xml:space="preserve">At College of the Siskiyous, ongoing assessment of student learning outcomes helps us understand, and thereby improve, student learning through informed decision making and planning. </w:t>
      </w:r>
    </w:p>
    <w:p xmlns:wp14="http://schemas.microsoft.com/office/word/2010/wordml" w:rsidRPr="00F531D6" w:rsidR="00F531D6" w:rsidP="00F531D6" w:rsidRDefault="00F531D6" w14:paraId="3CF2D8B6" wp14:textId="77777777">
      <w:pPr>
        <w:pStyle w:val="Default"/>
        <w:ind w:left="1440"/>
        <w:rPr>
          <w:rFonts w:asciiTheme="minorHAnsi" w:hAnsiTheme="minorHAnsi" w:cstheme="minorHAnsi"/>
        </w:rPr>
      </w:pPr>
    </w:p>
    <w:p xmlns:wp14="http://schemas.microsoft.com/office/word/2010/wordml" w:rsidRPr="00F531D6" w:rsidR="00F531D6" w:rsidP="00F531D6" w:rsidRDefault="00F531D6" w14:paraId="5FB8E250" wp14:textId="77777777">
      <w:pPr>
        <w:pStyle w:val="Default"/>
        <w:ind w:left="1440"/>
        <w:rPr>
          <w:rFonts w:asciiTheme="minorHAnsi" w:hAnsiTheme="minorHAnsi" w:cstheme="minorHAnsi"/>
        </w:rPr>
      </w:pPr>
      <w:r w:rsidRPr="00F531D6">
        <w:rPr>
          <w:rFonts w:asciiTheme="minorHAnsi" w:hAnsiTheme="minorHAnsi" w:cstheme="minorHAnsi"/>
        </w:rPr>
        <w:t xml:space="preserve">Assessment of student learning may include multiple measures. As such, the measures used by department/programs may vary across the college. Specific measures may depend upon both the learning goals and the methods of assessment most appropriate for specific curriculum. Indicators of student learning can be expressed as narratives, a performance, or numbers. When faculty choose to assess student learning, we will: </w:t>
      </w:r>
    </w:p>
    <w:p xmlns:wp14="http://schemas.microsoft.com/office/word/2010/wordml" w:rsidRPr="00F531D6" w:rsidR="00F531D6" w:rsidP="00F531D6" w:rsidRDefault="00F531D6" w14:paraId="0FB78278" wp14:textId="77777777">
      <w:pPr>
        <w:pStyle w:val="Default"/>
        <w:rPr>
          <w:rFonts w:asciiTheme="minorHAnsi" w:hAnsiTheme="minorHAnsi" w:cstheme="minorHAnsi"/>
        </w:rPr>
      </w:pPr>
    </w:p>
    <w:p xmlns:wp14="http://schemas.microsoft.com/office/word/2010/wordml" w:rsidRPr="00F531D6" w:rsidR="00184D93" w:rsidP="6535EB52" w:rsidRDefault="00184D93" w14:paraId="25F12894" wp14:textId="77777777">
      <w:pPr>
        <w:pStyle w:val="Default"/>
        <w:numPr>
          <w:ilvl w:val="0"/>
          <w:numId w:val="8"/>
        </w:numPr>
        <w:spacing w:after="209"/>
        <w:rPr>
          <w:rFonts w:ascii="Calibri" w:hAnsi="Calibri" w:cs="Calibri" w:asciiTheme="minorAscii" w:hAnsiTheme="minorAscii" w:cstheme="minorAscii"/>
        </w:rPr>
      </w:pPr>
      <w:r w:rsidRPr="6535EB52" w:rsidR="269E9E37">
        <w:rPr>
          <w:rFonts w:ascii="Calibri" w:hAnsi="Calibri" w:cs="Calibri" w:asciiTheme="minorAscii" w:hAnsiTheme="minorAscii" w:cstheme="minorAscii"/>
        </w:rPr>
        <w:t xml:space="preserve">Always seek multiple methods of assessing student learning rather than relying on any </w:t>
      </w:r>
      <w:commentRangeStart w:id="1021673021"/>
      <w:r w:rsidRPr="6535EB52" w:rsidR="269E9E37">
        <w:rPr>
          <w:rFonts w:ascii="Calibri" w:hAnsi="Calibri" w:cs="Calibri" w:asciiTheme="minorAscii" w:hAnsiTheme="minorAscii" w:cstheme="minorAscii"/>
        </w:rPr>
        <w:t>single</w:t>
      </w:r>
      <w:commentRangeEnd w:id="1021673021"/>
      <w:r>
        <w:rPr>
          <w:rStyle w:val="CommentReference"/>
        </w:rPr>
        <w:commentReference w:id="1021673021"/>
      </w:r>
      <w:r w:rsidRPr="6535EB52" w:rsidR="269E9E37">
        <w:rPr>
          <w:rFonts w:ascii="Calibri" w:hAnsi="Calibri" w:cs="Calibri" w:asciiTheme="minorAscii" w:hAnsiTheme="minorAscii" w:cstheme="minorAscii"/>
        </w:rPr>
        <w:t xml:space="preserve"> method. </w:t>
      </w:r>
    </w:p>
    <w:p xmlns:wp14="http://schemas.microsoft.com/office/word/2010/wordml" w:rsidRPr="00F531D6" w:rsidR="00184D93" w:rsidP="00F531D6" w:rsidRDefault="00184D93" w14:paraId="27BAD93D" wp14:textId="77777777">
      <w:pPr>
        <w:pStyle w:val="Default"/>
        <w:numPr>
          <w:ilvl w:val="0"/>
          <w:numId w:val="8"/>
        </w:numPr>
        <w:spacing w:after="209"/>
        <w:rPr>
          <w:rFonts w:asciiTheme="minorHAnsi" w:hAnsiTheme="minorHAnsi" w:cstheme="minorHAnsi"/>
        </w:rPr>
      </w:pPr>
      <w:r w:rsidRPr="00F531D6">
        <w:rPr>
          <w:rFonts w:asciiTheme="minorHAnsi" w:hAnsiTheme="minorHAnsi" w:cstheme="minorHAnsi"/>
        </w:rPr>
        <w:t xml:space="preserve">Assess those skills, attitudes, behaviors and knowledge that our faculty judge to be important and valuable. </w:t>
      </w:r>
    </w:p>
    <w:p xmlns:wp14="http://schemas.microsoft.com/office/word/2010/wordml" w:rsidRPr="00F531D6" w:rsidR="00184D93" w:rsidP="00F531D6" w:rsidRDefault="00184D93" w14:paraId="2F2A5547" wp14:textId="77777777">
      <w:pPr>
        <w:pStyle w:val="Default"/>
        <w:numPr>
          <w:ilvl w:val="0"/>
          <w:numId w:val="8"/>
        </w:numPr>
        <w:spacing w:after="209"/>
        <w:rPr>
          <w:rFonts w:asciiTheme="minorHAnsi" w:hAnsiTheme="minorHAnsi" w:cstheme="minorHAnsi"/>
        </w:rPr>
      </w:pPr>
      <w:r w:rsidRPr="00F531D6">
        <w:rPr>
          <w:rFonts w:asciiTheme="minorHAnsi" w:hAnsiTheme="minorHAnsi" w:cstheme="minorHAnsi"/>
        </w:rPr>
        <w:t xml:space="preserve">Assess the ongoing progress of students throughout their experience at College of the </w:t>
      </w:r>
      <w:r w:rsidRPr="00F531D6" w:rsidR="00F531D6">
        <w:rPr>
          <w:rFonts w:asciiTheme="minorHAnsi" w:hAnsiTheme="minorHAnsi" w:cstheme="minorHAnsi"/>
        </w:rPr>
        <w:t>Siskiyous</w:t>
      </w:r>
      <w:r w:rsidRPr="00F531D6">
        <w:rPr>
          <w:rFonts w:asciiTheme="minorHAnsi" w:hAnsiTheme="minorHAnsi" w:cstheme="minorHAnsi"/>
        </w:rPr>
        <w:t xml:space="preserve">. </w:t>
      </w:r>
    </w:p>
    <w:p xmlns:wp14="http://schemas.microsoft.com/office/word/2010/wordml" w:rsidRPr="00F531D6" w:rsidR="00184D93" w:rsidP="00F531D6" w:rsidRDefault="00184D93" w14:paraId="17E7A662" wp14:textId="77777777">
      <w:pPr>
        <w:pStyle w:val="Default"/>
        <w:numPr>
          <w:ilvl w:val="0"/>
          <w:numId w:val="8"/>
        </w:numPr>
        <w:spacing w:after="209"/>
        <w:rPr>
          <w:rFonts w:asciiTheme="minorHAnsi" w:hAnsiTheme="minorHAnsi" w:cstheme="minorHAnsi"/>
        </w:rPr>
      </w:pPr>
      <w:r w:rsidRPr="00F531D6">
        <w:rPr>
          <w:rFonts w:asciiTheme="minorHAnsi" w:hAnsiTheme="minorHAnsi" w:cstheme="minorHAnsi"/>
        </w:rPr>
        <w:t xml:space="preserve">Use assessment processes and instruments to accommodate and encourage creativity and originality shown by students. </w:t>
      </w:r>
    </w:p>
    <w:p xmlns:wp14="http://schemas.microsoft.com/office/word/2010/wordml" w:rsidRPr="00F531D6" w:rsidR="00184D93" w:rsidP="00F531D6" w:rsidRDefault="00184D93" w14:paraId="712D25FE" wp14:textId="77777777">
      <w:pPr>
        <w:pStyle w:val="Default"/>
        <w:numPr>
          <w:ilvl w:val="0"/>
          <w:numId w:val="8"/>
        </w:numPr>
        <w:rPr>
          <w:rFonts w:asciiTheme="minorHAnsi" w:hAnsiTheme="minorHAnsi" w:cstheme="minorHAnsi"/>
        </w:rPr>
      </w:pPr>
      <w:r w:rsidRPr="00F531D6">
        <w:rPr>
          <w:rFonts w:asciiTheme="minorHAnsi" w:hAnsiTheme="minorHAnsi" w:cstheme="minorHAnsi"/>
        </w:rPr>
        <w:t xml:space="preserve">Explain the purposes of assessment so that staff, students, and the community can see why assessment is being used. </w:t>
      </w:r>
    </w:p>
    <w:p xmlns:wp14="http://schemas.microsoft.com/office/word/2010/wordml" w:rsidRPr="00F531D6" w:rsidR="00184D93" w:rsidP="00184D93" w:rsidRDefault="00184D93" w14:paraId="1FC39945" wp14:textId="77777777">
      <w:pPr>
        <w:pStyle w:val="Default"/>
        <w:rPr>
          <w:rFonts w:asciiTheme="minorHAnsi" w:hAnsiTheme="minorHAnsi" w:cstheme="minorHAnsi"/>
        </w:rPr>
      </w:pPr>
    </w:p>
    <w:p xmlns:wp14="http://schemas.microsoft.com/office/word/2010/wordml" w:rsidRPr="00F531D6" w:rsidR="00184D93" w:rsidP="6535EB52" w:rsidRDefault="00184D93" w14:paraId="4A6A7CBD" wp14:textId="77777777">
      <w:pPr>
        <w:pStyle w:val="Default"/>
        <w:ind w:left="1440"/>
        <w:rPr>
          <w:ins w:author="Dewey, Shannamar" w:date="2023-11-17T04:40:51.771Z" w:id="1903948326"/>
          <w:rFonts w:ascii="Calibri" w:hAnsi="Calibri" w:cs="Calibri" w:asciiTheme="minorAscii" w:hAnsiTheme="minorAscii" w:cstheme="minorAscii"/>
        </w:rPr>
      </w:pPr>
      <w:r w:rsidRPr="6535EB52" w:rsidR="269E9E37">
        <w:rPr>
          <w:rFonts w:ascii="Calibri" w:hAnsi="Calibri" w:cs="Calibri" w:asciiTheme="minorAscii" w:hAnsiTheme="minorAscii" w:cstheme="minorAscii"/>
        </w:rPr>
        <w:t xml:space="preserve">In conclusion, faculty shall </w:t>
      </w:r>
      <w:r w:rsidRPr="6535EB52" w:rsidR="269E9E37">
        <w:rPr>
          <w:rFonts w:ascii="Calibri" w:hAnsi="Calibri" w:cs="Calibri" w:asciiTheme="minorAscii" w:hAnsiTheme="minorAscii" w:cstheme="minorAscii"/>
        </w:rPr>
        <w:t>facilitate</w:t>
      </w:r>
      <w:r w:rsidRPr="6535EB52" w:rsidR="269E9E37">
        <w:rPr>
          <w:rFonts w:ascii="Calibri" w:hAnsi="Calibri" w:cs="Calibri" w:asciiTheme="minorAscii" w:hAnsiTheme="minorAscii" w:cstheme="minorAscii"/>
        </w:rPr>
        <w:t xml:space="preserve"> and drive the process of assessment of student learning in their own programs. This process includes the selection of the methods chosen or designed for assessment of student learning, administration of the assessment, analysis of the assessment data, and use of the assessment results.</w:t>
      </w:r>
    </w:p>
    <w:p w:rsidR="6535EB52" w:rsidP="6535EB52" w:rsidRDefault="6535EB52" w14:paraId="0DEE96FC" w14:textId="23B94218">
      <w:pPr>
        <w:pStyle w:val="Default"/>
        <w:ind w:left="1440"/>
        <w:rPr>
          <w:rFonts w:ascii="Calibri" w:hAnsi="Calibri" w:cs="Calibri" w:asciiTheme="minorAscii" w:hAnsiTheme="minorAscii" w:cstheme="minorAscii"/>
        </w:rPr>
      </w:pPr>
    </w:p>
    <w:p xmlns:wp14="http://schemas.microsoft.com/office/word/2010/wordml" w:rsidR="00184D93" w:rsidP="6535EB52" w:rsidRDefault="002F2CC9" w14:paraId="3CE737AB" wp14:textId="77777777">
      <w:pPr>
        <w:pStyle w:val="Default"/>
        <w:numPr>
          <w:ilvl w:val="0"/>
          <w:numId w:val="1"/>
        </w:numPr>
        <w:ind w:right="729"/>
        <w:rPr>
          <w:rFonts w:ascii="Calibri" w:hAnsi="Calibri" w:cs="Calibri" w:asciiTheme="minorAscii" w:hAnsiTheme="minorAscii" w:cstheme="minorAscii"/>
        </w:rPr>
      </w:pPr>
      <w:commentRangeStart w:id="686163657"/>
      <w:r w:rsidRPr="6535EB52" w:rsidR="572FF750">
        <w:rPr>
          <w:rFonts w:ascii="Calibri" w:hAnsi="Calibri" w:cs="Calibri" w:asciiTheme="minorAscii" w:hAnsiTheme="minorAscii" w:cstheme="minorAscii"/>
        </w:rPr>
        <w:t>What is the difference between grades and assessment of learning outcomes?</w:t>
      </w:r>
      <w:commentRangeEnd w:id="686163657"/>
      <w:r>
        <w:rPr>
          <w:rStyle w:val="CommentReference"/>
        </w:rPr>
        <w:commentReference w:id="686163657"/>
      </w:r>
    </w:p>
    <w:p xmlns:wp14="http://schemas.microsoft.com/office/word/2010/wordml" w:rsidRPr="00F531D6" w:rsidR="002F2CC9" w:rsidP="002F2CC9" w:rsidRDefault="002F2CC9" w14:paraId="0562CB0E" wp14:textId="77777777">
      <w:pPr>
        <w:pStyle w:val="Default"/>
        <w:ind w:left="1440" w:right="729"/>
        <w:rPr>
          <w:rFonts w:asciiTheme="minorHAnsi" w:hAnsiTheme="minorHAnsi" w:cstheme="minorHAnsi"/>
        </w:rPr>
      </w:pPr>
      <w:bookmarkStart w:name="_GoBack" w:id="0"/>
      <w:bookmarkEnd w:id="0"/>
    </w:p>
    <w:p xmlns:wp14="http://schemas.microsoft.com/office/word/2010/wordml" w:rsidRPr="00F531D6" w:rsidR="00A14F98" w:rsidP="586C72DA" w:rsidRDefault="00A14F98" w14:paraId="61E4821C" wp14:textId="34B2AB28">
      <w:pPr>
        <w:pStyle w:val="Default"/>
        <w:ind w:left="1440" w:right="729"/>
        <w:rPr>
          <w:rFonts w:ascii="Calibri" w:hAnsi="Calibri" w:cs="Calibri" w:asciiTheme="minorAscii" w:hAnsiTheme="minorAscii" w:cstheme="minorAscii"/>
        </w:rPr>
      </w:pPr>
      <w:r w:rsidRPr="6535EB52" w:rsidR="6EAB4AB8">
        <w:rPr>
          <w:rFonts w:ascii="Calibri" w:hAnsi="Calibri" w:cs="Calibri" w:asciiTheme="minorAscii" w:hAnsiTheme="minorAscii" w:cstheme="minorAscii"/>
        </w:rPr>
        <w:t xml:space="preserve">A grade does not give </w:t>
      </w:r>
      <w:ins w:author="Dewey, Shannamar" w:date="2023-11-17T04:46:04.408Z" w:id="1383009417">
        <w:r w:rsidRPr="6535EB52" w:rsidR="21B75C27">
          <w:rPr>
            <w:rFonts w:ascii="Calibri" w:hAnsi="Calibri" w:cs="Calibri" w:asciiTheme="minorAscii" w:hAnsiTheme="minorAscii" w:cstheme="minorAscii"/>
          </w:rPr>
          <w:t xml:space="preserve">specific </w:t>
        </w:r>
      </w:ins>
      <w:r w:rsidRPr="6535EB52" w:rsidR="6EAB4AB8">
        <w:rPr>
          <w:rFonts w:ascii="Calibri" w:hAnsi="Calibri" w:cs="Calibri" w:asciiTheme="minorAscii" w:hAnsiTheme="minorAscii" w:cstheme="minorAscii"/>
        </w:rPr>
        <w:t xml:space="preserve">information about the learning that happens. Student learning outcomes are </w:t>
      </w:r>
      <w:commentRangeStart w:id="1830117986"/>
      <w:r w:rsidRPr="6535EB52" w:rsidR="6EAB4AB8">
        <w:rPr>
          <w:rFonts w:ascii="Calibri" w:hAnsi="Calibri" w:cs="Calibri" w:asciiTheme="minorAscii" w:hAnsiTheme="minorAscii" w:cstheme="minorAscii"/>
        </w:rPr>
        <w:t>not specific to tasks.</w:t>
      </w:r>
      <w:commentRangeEnd w:id="1830117986"/>
      <w:r>
        <w:rPr>
          <w:rStyle w:val="CommentReference"/>
        </w:rPr>
        <w:commentReference w:id="1830117986"/>
      </w:r>
      <w:r w:rsidRPr="6535EB52" w:rsidR="6EAB4AB8">
        <w:rPr>
          <w:rFonts w:ascii="Calibri" w:hAnsi="Calibri" w:cs="Calibri" w:asciiTheme="minorAscii" w:hAnsiTheme="minorAscii" w:cstheme="minorAscii"/>
        </w:rPr>
        <w:t xml:space="preserve"> Student learning outcomes are generic abilities that can be developed, improved upon, and assessed. </w:t>
      </w:r>
      <w:del w:author="Dewey, Shannamar" w:date="2023-11-17T04:47:44.505Z" w:id="698786399">
        <w:r w:rsidRPr="6535EB52" w:rsidDel="7B1EB0D9">
          <w:rPr>
            <w:rFonts w:ascii="Calibri" w:hAnsi="Calibri" w:cs="Calibri" w:asciiTheme="minorAscii" w:hAnsiTheme="minorAscii" w:cstheme="minorAscii"/>
          </w:rPr>
          <w:delText>Ideally,</w:delText>
        </w:r>
        <w:r w:rsidRPr="6535EB52" w:rsidDel="6EAB4AB8">
          <w:rPr>
            <w:rFonts w:ascii="Calibri" w:hAnsi="Calibri" w:cs="Calibri" w:asciiTheme="minorAscii" w:hAnsiTheme="minorAscii" w:cstheme="minorAscii"/>
          </w:rPr>
          <w:delText xml:space="preserve"> we want a</w:delText>
        </w:r>
        <w:r w:rsidRPr="6535EB52" w:rsidDel="6B06CC32">
          <w:rPr>
            <w:rFonts w:ascii="Calibri" w:hAnsi="Calibri" w:cs="Calibri" w:asciiTheme="minorAscii" w:hAnsiTheme="minorAscii" w:cstheme="minorAscii"/>
          </w:rPr>
          <w:delText xml:space="preserve"> </w:delText>
        </w:r>
        <w:r w:rsidRPr="6535EB52" w:rsidDel="6EAB4AB8">
          <w:rPr>
            <w:rFonts w:ascii="Calibri" w:hAnsi="Calibri" w:cs="Calibri" w:asciiTheme="minorAscii" w:hAnsiTheme="minorAscii" w:cstheme="minorAscii"/>
          </w:rPr>
          <w:delText>course</w:delText>
        </w:r>
      </w:del>
      <w:r w:rsidRPr="6535EB52" w:rsidR="6EAB4AB8">
        <w:rPr>
          <w:rFonts w:ascii="Calibri" w:hAnsi="Calibri" w:cs="Calibri" w:asciiTheme="minorAscii" w:hAnsiTheme="minorAscii" w:cstheme="minorAscii"/>
        </w:rPr>
        <w:t xml:space="preserve"> </w:t>
      </w:r>
      <w:ins w:author="Dewey, Shannamar" w:date="2023-11-17T04:47:57.317Z" w:id="485500271">
        <w:r w:rsidRPr="6535EB52" w:rsidR="45F6ADB2">
          <w:rPr>
            <w:rFonts w:ascii="Calibri" w:hAnsi="Calibri" w:cs="Calibri" w:asciiTheme="minorAscii" w:hAnsiTheme="minorAscii" w:cstheme="minorAscii"/>
          </w:rPr>
          <w:t xml:space="preserve">One goal is to facilitate </w:t>
        </w:r>
      </w:ins>
      <w:ins w:author="Dewey, Shannamar" w:date="2023-11-17T04:48:06.623Z" w:id="1046724310">
        <w:r w:rsidRPr="6535EB52" w:rsidR="45F6ADB2">
          <w:rPr>
            <w:rFonts w:ascii="Calibri" w:hAnsi="Calibri" w:cs="Calibri" w:asciiTheme="minorAscii" w:hAnsiTheme="minorAscii" w:cstheme="minorAscii"/>
          </w:rPr>
          <w:t xml:space="preserve">courses </w:t>
        </w:r>
      </w:ins>
      <w:r w:rsidRPr="6535EB52" w:rsidR="6EAB4AB8">
        <w:rPr>
          <w:rFonts w:ascii="Calibri" w:hAnsi="Calibri" w:cs="Calibri" w:asciiTheme="minorAscii" w:hAnsiTheme="minorAscii" w:cstheme="minorAscii"/>
        </w:rPr>
        <w:t xml:space="preserve">that </w:t>
      </w:r>
      <w:ins w:author="Dewey, Shannamar" w:date="2023-11-17T04:48:12.073Z" w:id="154235902">
        <w:r w:rsidRPr="6535EB52" w:rsidR="152A9D57">
          <w:rPr>
            <w:rFonts w:ascii="Calibri" w:hAnsi="Calibri" w:cs="Calibri" w:asciiTheme="minorAscii" w:hAnsiTheme="minorAscii" w:cstheme="minorAscii"/>
          </w:rPr>
          <w:t>are</w:t>
        </w:r>
      </w:ins>
      <w:del w:author="Dewey, Shannamar" w:date="2023-11-17T04:48:11.558Z" w:id="2105108872">
        <w:r w:rsidRPr="6535EB52" w:rsidDel="6EAB4AB8">
          <w:rPr>
            <w:rFonts w:ascii="Calibri" w:hAnsi="Calibri" w:cs="Calibri" w:asciiTheme="minorAscii" w:hAnsiTheme="minorAscii" w:cstheme="minorAscii"/>
          </w:rPr>
          <w:delText>is</w:delText>
        </w:r>
      </w:del>
      <w:r w:rsidRPr="6535EB52" w:rsidR="6EAB4AB8">
        <w:rPr>
          <w:rFonts w:ascii="Calibri" w:hAnsi="Calibri" w:cs="Calibri" w:asciiTheme="minorAscii" w:hAnsiTheme="minorAscii" w:cstheme="minorAscii"/>
        </w:rPr>
        <w:t xml:space="preserve"> supported by multiple learning opportunities </w:t>
      </w:r>
      <w:r w:rsidRPr="6535EB52" w:rsidR="6F55372E">
        <w:rPr>
          <w:rFonts w:ascii="Calibri" w:hAnsi="Calibri" w:cs="Calibri" w:asciiTheme="minorAscii" w:hAnsiTheme="minorAscii" w:cstheme="minorAscii"/>
        </w:rPr>
        <w:t>through which</w:t>
      </w:r>
      <w:r w:rsidRPr="6535EB52" w:rsidR="6EAB4AB8">
        <w:rPr>
          <w:rFonts w:ascii="Calibri" w:hAnsi="Calibri" w:cs="Calibri" w:asciiTheme="minorAscii" w:hAnsiTheme="minorAscii" w:cstheme="minorAscii"/>
        </w:rPr>
        <w:t xml:space="preserve"> the students can work to achieve t</w:t>
      </w:r>
      <w:r w:rsidRPr="6535EB52" w:rsidR="6A344954">
        <w:rPr>
          <w:rFonts w:ascii="Calibri" w:hAnsi="Calibri" w:cs="Calibri" w:asciiTheme="minorAscii" w:hAnsiTheme="minorAscii" w:cstheme="minorAscii"/>
        </w:rPr>
        <w:t>hese outcomes</w:t>
      </w:r>
      <w:r w:rsidRPr="6535EB52" w:rsidR="6EAB4AB8">
        <w:rPr>
          <w:rFonts w:ascii="Calibri" w:hAnsi="Calibri" w:cs="Calibri" w:asciiTheme="minorAscii" w:hAnsiTheme="minorAscii" w:cstheme="minorAscii"/>
        </w:rPr>
        <w:t xml:space="preserve">. </w:t>
      </w:r>
    </w:p>
    <w:p xmlns:wp14="http://schemas.microsoft.com/office/word/2010/wordml" w:rsidRPr="00F531D6" w:rsidR="00A14F98" w:rsidP="00A14F98" w:rsidRDefault="00A14F98" w14:paraId="34CE0A41" wp14:textId="77777777">
      <w:pPr>
        <w:pStyle w:val="Default"/>
        <w:ind w:left="1440" w:right="729"/>
        <w:rPr>
          <w:rFonts w:asciiTheme="minorHAnsi" w:hAnsiTheme="minorHAnsi" w:cstheme="minorHAnsi"/>
        </w:rPr>
      </w:pPr>
    </w:p>
    <w:p xmlns:wp14="http://schemas.microsoft.com/office/word/2010/wordml" w:rsidR="00A14F98" w:rsidP="6535EB52" w:rsidRDefault="00A14F98" w14:paraId="7C79555D" wp14:textId="77777777">
      <w:pPr>
        <w:pStyle w:val="Default"/>
        <w:ind w:left="1440" w:right="729"/>
        <w:rPr>
          <w:rFonts w:ascii="Calibri" w:hAnsi="Calibri" w:cs="Calibri" w:asciiTheme="minorAscii" w:hAnsiTheme="minorAscii" w:cstheme="minorAscii"/>
        </w:rPr>
      </w:pPr>
      <w:r w:rsidRPr="6535EB52" w:rsidR="6EAB4AB8">
        <w:rPr>
          <w:rFonts w:ascii="Calibri" w:hAnsi="Calibri" w:cs="Calibri" w:asciiTheme="minorAscii" w:hAnsiTheme="minorAscii" w:cstheme="minorAscii"/>
        </w:rPr>
        <w:t xml:space="preserve">Ongoing assessment informs teachers about the pace of progress of learning. Snapshot assessment gives information on the quality and readiness for learning. </w:t>
      </w:r>
      <w:commentRangeStart w:id="463932314"/>
      <w:commentRangeEnd w:id="463932314"/>
      <w:r>
        <w:rPr>
          <w:rStyle w:val="CommentReference"/>
        </w:rPr>
        <w:commentReference w:id="463932314"/>
      </w:r>
    </w:p>
    <w:p xmlns:wp14="http://schemas.microsoft.com/office/word/2010/wordml" w:rsidRPr="00F531D6" w:rsidR="002F2CC9" w:rsidP="00A14F98" w:rsidRDefault="002F2CC9" w14:paraId="62EBF3C5" wp14:textId="77777777">
      <w:pPr>
        <w:pStyle w:val="Default"/>
        <w:ind w:left="1440" w:right="729"/>
        <w:rPr>
          <w:rFonts w:asciiTheme="minorHAnsi" w:hAnsiTheme="minorHAnsi" w:cstheme="minorHAnsi"/>
        </w:rPr>
      </w:pPr>
    </w:p>
    <w:p xmlns:wp14="http://schemas.microsoft.com/office/word/2010/wordml" w:rsidRPr="00F531D6" w:rsidR="00184D93" w:rsidP="6535EB52" w:rsidRDefault="00184D93" w14:paraId="6D98A12B" wp14:textId="77777777">
      <w:pPr>
        <w:ind w:left="720" w:right="729"/>
        <w:rPr>
          <w:rFonts w:cs="Calibri" w:cstheme="minorAscii"/>
          <w:sz w:val="24"/>
          <w:szCs w:val="24"/>
        </w:rPr>
      </w:pPr>
    </w:p>
    <w:p w:rsidR="6535EB52" w:rsidP="6535EB52" w:rsidRDefault="6535EB52" w14:paraId="4C189DA8" w14:textId="4363CAD6">
      <w:pPr>
        <w:pStyle w:val="Normal"/>
        <w:ind w:left="720" w:right="729"/>
        <w:rPr>
          <w:rFonts w:cs="Calibri" w:cstheme="minorAscii"/>
          <w:sz w:val="24"/>
          <w:szCs w:val="24"/>
        </w:rPr>
      </w:pPr>
    </w:p>
    <w:p w:rsidR="6535EB52" w:rsidP="6535EB52" w:rsidRDefault="6535EB52" w14:paraId="50B2CD66" w14:textId="1783FBC1">
      <w:pPr>
        <w:pStyle w:val="Normal"/>
        <w:ind w:left="720" w:right="729"/>
        <w:rPr>
          <w:rFonts w:cs="Calibri" w:cstheme="minorAscii"/>
          <w:sz w:val="24"/>
          <w:szCs w:val="24"/>
        </w:rPr>
      </w:pPr>
    </w:p>
    <w:p w:rsidR="7EC435CC" w:rsidP="6535EB52" w:rsidRDefault="7EC435CC" w14:paraId="0A1BA13C" w14:textId="29884B02">
      <w:pPr>
        <w:pStyle w:val="Normal"/>
        <w:ind w:left="720" w:right="729"/>
        <w:rPr>
          <w:rFonts w:cs="Calibri" w:cstheme="minorAscii"/>
          <w:sz w:val="24"/>
          <w:szCs w:val="24"/>
        </w:rPr>
      </w:pPr>
      <w:ins w:author="Dewey, Shannamar" w:date="2023-11-17T04:51:25.746Z" w:id="546765930">
        <w:r w:rsidRPr="6535EB52" w:rsidR="7EC435CC">
          <w:rPr>
            <w:rFonts w:cs="Calibri" w:cstheme="minorAscii"/>
            <w:sz w:val="24"/>
            <w:szCs w:val="24"/>
          </w:rPr>
          <w:t>Shannamar</w:t>
        </w:r>
      </w:ins>
      <w:ins w:author="Dewey, Shannamar" w:date="2023-11-17T04:53:00.533Z" w:id="1406739377">
        <w:r w:rsidRPr="6535EB52" w:rsidR="3D691AFE">
          <w:rPr>
            <w:rFonts w:cs="Calibri" w:cstheme="minorAscii"/>
            <w:sz w:val="24"/>
            <w:szCs w:val="24"/>
          </w:rPr>
          <w:t>’</w:t>
        </w:r>
      </w:ins>
      <w:ins w:author="Dewey, Shannamar" w:date="2023-11-17T04:51:25.746Z" w:id="318757072">
        <w:r w:rsidRPr="6535EB52" w:rsidR="7EC435CC">
          <w:rPr>
            <w:rFonts w:cs="Calibri" w:cstheme="minorAscii"/>
            <w:sz w:val="24"/>
            <w:szCs w:val="24"/>
          </w:rPr>
          <w:t>s</w:t>
        </w:r>
        <w:r w:rsidRPr="6535EB52" w:rsidR="7EC435CC">
          <w:rPr>
            <w:rFonts w:cs="Calibri" w:cstheme="minorAscii"/>
            <w:sz w:val="24"/>
            <w:szCs w:val="24"/>
          </w:rPr>
          <w:t xml:space="preserve"> response </w:t>
        </w:r>
        <w:r w:rsidRPr="6535EB52" w:rsidR="7EC435CC">
          <w:rPr>
            <w:rFonts w:cs="Calibri" w:cstheme="minorAscii"/>
            <w:sz w:val="24"/>
            <w:szCs w:val="24"/>
          </w:rPr>
          <w:t xml:space="preserve">to  </w:t>
        </w:r>
      </w:ins>
      <w:r w:rsidRPr="6535EB52" w:rsidR="09AE1BD7">
        <w:rPr>
          <w:rFonts w:cs="Calibri" w:cstheme="minorAscii"/>
          <w:sz w:val="24"/>
          <w:szCs w:val="24"/>
        </w:rPr>
        <w:t>Feedback</w:t>
      </w:r>
      <w:r w:rsidRPr="6535EB52" w:rsidR="09AE1BD7">
        <w:rPr>
          <w:rFonts w:cs="Calibri" w:cstheme="minorAscii"/>
          <w:sz w:val="24"/>
          <w:szCs w:val="24"/>
        </w:rPr>
        <w:t xml:space="preserve"> prompts from Liz’s email:</w:t>
      </w:r>
    </w:p>
    <w:p w:rsidR="09AE1BD7" w:rsidP="6535EB52" w:rsidRDefault="09AE1BD7" w14:paraId="280576B8" w14:textId="586C5EF1">
      <w:pPr>
        <w:pStyle w:val="ListParagraph"/>
        <w:numPr>
          <w:ilvl w:val="0"/>
          <w:numId w:val="5"/>
        </w:numPr>
        <w:spacing w:before="0" w:beforeAutospacing="off" w:after="0" w:afterAutospacing="off"/>
        <w:rPr>
          <w:ins w:author="Dewey, Shannamar" w:date="2023-11-17T04:56:02.696Z" w:id="877385830"/>
          <w:rFonts w:ascii="Calibri" w:hAnsi="Calibri" w:eastAsia="Calibri" w:cs="Calibri"/>
          <w:b w:val="0"/>
          <w:bCs w:val="0"/>
          <w:i w:val="0"/>
          <w:iCs w:val="0"/>
          <w:caps w:val="0"/>
          <w:smallCaps w:val="0"/>
          <w:noProof w:val="0"/>
          <w:color w:val="000000" w:themeColor="text1" w:themeTint="FF" w:themeShade="FF"/>
          <w:sz w:val="24"/>
          <w:szCs w:val="24"/>
          <w:lang w:val="en-US"/>
        </w:rPr>
      </w:pPr>
      <w:r w:rsidRPr="6535EB52" w:rsidR="09AE1BD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Do these questions help us articulate an assessment philosophy in a thoughtful way? </w:t>
      </w:r>
      <w:ins w:author="Dewey, Shannamar" w:date="2023-11-17T04:51:28.596Z" w:id="1436038155">
        <w:r w:rsidRPr="6535EB52" w:rsidR="76FA88A0">
          <w:rPr>
            <w:rFonts w:ascii="Calibri" w:hAnsi="Calibri" w:eastAsia="Calibri" w:cs="Calibri"/>
            <w:b w:val="0"/>
            <w:bCs w:val="0"/>
            <w:i w:val="0"/>
            <w:iCs w:val="0"/>
            <w:caps w:val="0"/>
            <w:smallCaps w:val="0"/>
            <w:noProof w:val="0"/>
            <w:color w:val="000000" w:themeColor="text1" w:themeTint="FF" w:themeShade="FF"/>
            <w:sz w:val="24"/>
            <w:szCs w:val="24"/>
            <w:lang w:val="en-US"/>
          </w:rPr>
          <w:t>Yes</w:t>
        </w:r>
      </w:ins>
    </w:p>
    <w:p w:rsidR="6535EB52" w:rsidP="753A3695" w:rsidRDefault="6535EB52" w14:paraId="0F5C41D0" w14:textId="3CAB9B31">
      <w:pPr>
        <w:pStyle w:val="Normal"/>
        <w:spacing w:before="0" w:beforeAutospacing="off" w:after="0" w:afterAutospacing="off"/>
        <w:ind w:left="0"/>
        <w:rPr>
          <w:del w:author="Dewey, Shannamar" w:date="2023-11-17T04:56:08.922Z" w:id="1832089767"/>
          <w:rFonts w:ascii="Calibri" w:hAnsi="Calibri" w:eastAsia="Calibri" w:cs="Calibri"/>
          <w:b w:val="0"/>
          <w:bCs w:val="0"/>
          <w:i w:val="0"/>
          <w:iCs w:val="0"/>
          <w:caps w:val="0"/>
          <w:smallCaps w:val="0"/>
          <w:noProof w:val="0"/>
          <w:color w:val="000000" w:themeColor="text1" w:themeTint="FF" w:themeShade="FF"/>
          <w:sz w:val="24"/>
          <w:szCs w:val="24"/>
          <w:lang w:val="en-US"/>
        </w:rPr>
        <w:pPrChange w:author="Dewey, Shannamar" w:date="2023-11-17T04:56:03.756Z">
          <w:pPr>
            <w:pStyle w:val="ListParagraph"/>
            <w:numPr>
              <w:ilvl w:val="0"/>
              <w:numId w:val="5"/>
            </w:numPr>
            <w:spacing w:before="0" w:beforeAutospacing="off" w:after="0" w:afterAutospacing="off"/>
          </w:pPr>
        </w:pPrChange>
      </w:pPr>
    </w:p>
    <w:p w:rsidR="09AE1BD7" w:rsidP="6535EB52" w:rsidRDefault="09AE1BD7" w14:paraId="0E414541" w14:textId="194D83F7">
      <w:pPr>
        <w:pStyle w:val="ListParagraph"/>
        <w:numPr>
          <w:ilvl w:val="0"/>
          <w:numId w:val="5"/>
        </w:numPr>
        <w:spacing w:before="0" w:beforeAutospacing="off" w:after="0" w:afterAutospacing="off"/>
        <w:rPr>
          <w:ins w:author="Dewey, Shannamar" w:date="2023-11-17T04:58:08.102Z" w:id="1960492340"/>
          <w:rFonts w:ascii="Calibri" w:hAnsi="Calibri" w:eastAsia="Calibri" w:cs="Calibri"/>
          <w:b w:val="0"/>
          <w:bCs w:val="0"/>
          <w:i w:val="0"/>
          <w:iCs w:val="0"/>
          <w:caps w:val="0"/>
          <w:smallCaps w:val="0"/>
          <w:noProof w:val="0"/>
          <w:color w:val="000000" w:themeColor="text1" w:themeTint="FF" w:themeShade="FF"/>
          <w:sz w:val="24"/>
          <w:szCs w:val="24"/>
          <w:lang w:val="en-US"/>
        </w:rPr>
      </w:pPr>
      <w:r w:rsidRPr="6535EB52" w:rsidR="09AE1BD7">
        <w:rPr>
          <w:rFonts w:ascii="Calibri" w:hAnsi="Calibri" w:eastAsia="Calibri" w:cs="Calibri"/>
          <w:b w:val="0"/>
          <w:bCs w:val="0"/>
          <w:i w:val="0"/>
          <w:iCs w:val="0"/>
          <w:caps w:val="0"/>
          <w:smallCaps w:val="0"/>
          <w:noProof w:val="0"/>
          <w:color w:val="000000" w:themeColor="text1" w:themeTint="FF" w:themeShade="FF"/>
          <w:sz w:val="24"/>
          <w:szCs w:val="24"/>
          <w:lang w:val="en-US"/>
        </w:rPr>
        <w:t>Are we missing anything?</w:t>
      </w:r>
      <w:ins w:author="Dewey, Shannamar" w:date="2023-11-17T04:58:05.134Z" w:id="81359659">
        <w:r w:rsidRPr="6535EB52" w:rsidR="3862E28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general,</w:t>
        </w:r>
      </w:ins>
      <w:r w:rsidRPr="6535EB52" w:rsidR="09AE1BD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ins w:author="Dewey, Shannamar" w:date="2023-11-17T04:51:48.803Z" w:id="346157834">
        <w:r w:rsidRPr="6535EB52" w:rsidR="78C3BF85">
          <w:rPr>
            <w:rFonts w:ascii="Calibri" w:hAnsi="Calibri" w:eastAsia="Calibri" w:cs="Calibri"/>
            <w:b w:val="0"/>
            <w:bCs w:val="0"/>
            <w:i w:val="0"/>
            <w:iCs w:val="0"/>
            <w:caps w:val="0"/>
            <w:smallCaps w:val="0"/>
            <w:noProof w:val="0"/>
            <w:color w:val="000000" w:themeColor="text1" w:themeTint="FF" w:themeShade="FF"/>
            <w:sz w:val="24"/>
            <w:szCs w:val="24"/>
            <w:lang w:val="en-US"/>
          </w:rPr>
          <w:t>I think we</w:t>
        </w:r>
        <w:r w:rsidRPr="6535EB52" w:rsidR="78C3BF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need to be careful not to be repetitive.</w:t>
        </w:r>
      </w:ins>
    </w:p>
    <w:p w:rsidR="6535EB52" w:rsidP="6535EB52" w:rsidRDefault="6535EB52" w14:paraId="604A2DD1" w14:textId="34CA5ABE">
      <w:pPr>
        <w:pStyle w:val="Normal"/>
        <w:spacing w:before="0" w:beforeAutospacing="off" w:after="0" w:afterAutospacing="off"/>
        <w:ind w:left="0"/>
        <w:rPr>
          <w:ins w:author="Dewey, Shannamar" w:date="2023-11-17T04:58:14.677Z" w:id="318766806"/>
          <w:rFonts w:ascii="Calibri" w:hAnsi="Calibri" w:eastAsia="Calibri" w:cs="Calibri"/>
          <w:b w:val="0"/>
          <w:bCs w:val="0"/>
          <w:i w:val="0"/>
          <w:iCs w:val="0"/>
          <w:caps w:val="0"/>
          <w:smallCaps w:val="0"/>
          <w:noProof w:val="0"/>
          <w:color w:val="000000" w:themeColor="text1" w:themeTint="FF" w:themeShade="FF"/>
          <w:sz w:val="24"/>
          <w:szCs w:val="24"/>
          <w:lang w:val="en-US"/>
        </w:rPr>
      </w:pPr>
    </w:p>
    <w:p w:rsidR="78C3BF85" w:rsidP="753A3695" w:rsidRDefault="78C3BF85" w14:paraId="15F3A617" w14:textId="4BEA3A9A">
      <w:pPr>
        <w:pStyle w:val="Normal"/>
        <w:spacing w:before="0" w:beforeAutospacing="off" w:after="0" w:afterAutospacing="off"/>
        <w:ind w:left="0"/>
        <w:rPr>
          <w:rFonts w:ascii="Calibri" w:hAnsi="Calibri" w:eastAsia="Calibri" w:cs="Calibri"/>
          <w:b w:val="0"/>
          <w:bCs w:val="0"/>
          <w:i w:val="0"/>
          <w:iCs w:val="0"/>
          <w:caps w:val="0"/>
          <w:smallCaps w:val="0"/>
          <w:noProof w:val="0"/>
          <w:color w:val="000000" w:themeColor="text1" w:themeTint="FF" w:themeShade="FF"/>
          <w:sz w:val="24"/>
          <w:szCs w:val="24"/>
          <w:lang w:val="en-US"/>
        </w:rPr>
        <w:pPrChange w:author="Dewey, Shannamar" w:date="2023-11-17T04:58:12.386Z">
          <w:pPr>
            <w:pStyle w:val="ListParagraph"/>
            <w:numPr>
              <w:ilvl w:val="0"/>
              <w:numId w:val="5"/>
            </w:numPr>
            <w:spacing w:before="0" w:beforeAutospacing="off" w:after="0" w:afterAutospacing="off"/>
          </w:pPr>
        </w:pPrChange>
      </w:pPr>
      <w:ins w:author="Dewey, Shannamar" w:date="2023-11-17T04:51:48.803Z" w:id="1232786723">
        <w:r w:rsidRPr="753A3695" w:rsidR="78C3BF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ins>
      <w:ins w:author="Dewey, Shannamar" w:date="2023-11-17T04:53:59.806Z" w:id="1679828074">
        <w:r w:rsidRPr="753A3695" w:rsidR="01F06472">
          <w:rPr>
            <w:rFonts w:ascii="Calibri" w:hAnsi="Calibri" w:eastAsia="Calibri" w:cs="Calibri"/>
            <w:b w:val="0"/>
            <w:bCs w:val="0"/>
            <w:i w:val="0"/>
            <w:iCs w:val="0"/>
            <w:caps w:val="0"/>
            <w:smallCaps w:val="0"/>
            <w:noProof w:val="0"/>
            <w:color w:val="000000" w:themeColor="text1" w:themeTint="FF" w:themeShade="FF"/>
            <w:sz w:val="24"/>
            <w:szCs w:val="24"/>
            <w:lang w:val="en-US"/>
          </w:rPr>
          <w:t>It might be helpful to include a clear list of outcomes from SLO assessment which can include instructional changes, but it can also include a rewriting of the SLOs themselves. Especially for facu</w:t>
        </w:r>
      </w:ins>
      <w:ins w:author="Dewey, Shannamar" w:date="2023-11-17T04:54:59.931Z" w:id="2111798332">
        <w:r w:rsidRPr="753A3695" w:rsidR="01F06472">
          <w:rPr>
            <w:rFonts w:ascii="Calibri" w:hAnsi="Calibri" w:eastAsia="Calibri" w:cs="Calibri"/>
            <w:b w:val="0"/>
            <w:bCs w:val="0"/>
            <w:i w:val="0"/>
            <w:iCs w:val="0"/>
            <w:caps w:val="0"/>
            <w:smallCaps w:val="0"/>
            <w:noProof w:val="0"/>
            <w:color w:val="000000" w:themeColor="text1" w:themeTint="FF" w:themeShade="FF"/>
            <w:sz w:val="24"/>
            <w:szCs w:val="24"/>
            <w:lang w:val="en-US"/>
          </w:rPr>
          <w:t>lty not constrained by C-ID's, measurin</w:t>
        </w:r>
        <w:r w:rsidRPr="753A3695" w:rsidR="0856FAD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 SLOs is </w:t>
        </w:r>
        <w:r w:rsidRPr="753A3695" w:rsidR="0856FAD6">
          <w:rPr>
            <w:rFonts w:ascii="Calibri" w:hAnsi="Calibri" w:eastAsia="Calibri" w:cs="Calibri"/>
            <w:b w:val="0"/>
            <w:bCs w:val="0"/>
            <w:i w:val="0"/>
            <w:iCs w:val="0"/>
            <w:caps w:val="0"/>
            <w:smallCaps w:val="0"/>
            <w:noProof w:val="0"/>
            <w:color w:val="000000" w:themeColor="text1" w:themeTint="FF" w:themeShade="FF"/>
            <w:sz w:val="24"/>
            <w:szCs w:val="24"/>
            <w:lang w:val="en-US"/>
          </w:rPr>
          <w:t>a great way</w:t>
        </w:r>
        <w:r w:rsidRPr="753A3695" w:rsidR="0856FAD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learn that they </w:t>
        </w:r>
        <w:r w:rsidRPr="753A3695" w:rsidR="0856FAD6">
          <w:rPr>
            <w:rFonts w:ascii="Calibri" w:hAnsi="Calibri" w:eastAsia="Calibri" w:cs="Calibri"/>
            <w:b w:val="0"/>
            <w:bCs w:val="0"/>
            <w:i w:val="0"/>
            <w:iCs w:val="0"/>
            <w:caps w:val="0"/>
            <w:smallCaps w:val="0"/>
            <w:noProof w:val="0"/>
            <w:color w:val="000000" w:themeColor="text1" w:themeTint="FF" w:themeShade="FF"/>
            <w:sz w:val="24"/>
            <w:szCs w:val="24"/>
            <w:lang w:val="en-US"/>
          </w:rPr>
          <w:t>aren’t</w:t>
        </w:r>
        <w:r w:rsidRPr="753A3695" w:rsidR="0856FAD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as specific and measurable as we thought. The process can also help us think about what </w:t>
        </w:r>
        <w:r w:rsidRPr="753A3695" w:rsidR="0856FAD6">
          <w:rPr>
            <w:rFonts w:ascii="Calibri" w:hAnsi="Calibri" w:eastAsia="Calibri" w:cs="Calibri"/>
            <w:b w:val="0"/>
            <w:bCs w:val="0"/>
            <w:i w:val="0"/>
            <w:iCs w:val="0"/>
            <w:caps w:val="0"/>
            <w:smallCaps w:val="0"/>
            <w:noProof w:val="0"/>
            <w:color w:val="000000" w:themeColor="text1" w:themeTint="FF" w:themeShade="FF"/>
            <w:sz w:val="24"/>
            <w:szCs w:val="24"/>
            <w:lang w:val="en-US"/>
          </w:rPr>
          <w:t>do we REAL</w:t>
        </w:r>
      </w:ins>
      <w:ins w:author="Dewey, Shannamar" w:date="2023-11-17T04:55:53.787Z" w:id="548695001">
        <w:r w:rsidRPr="753A3695" w:rsidR="0856FAD6">
          <w:rPr>
            <w:rFonts w:ascii="Calibri" w:hAnsi="Calibri" w:eastAsia="Calibri" w:cs="Calibri"/>
            <w:b w:val="0"/>
            <w:bCs w:val="0"/>
            <w:i w:val="0"/>
            <w:iCs w:val="0"/>
            <w:caps w:val="0"/>
            <w:smallCaps w:val="0"/>
            <w:noProof w:val="0"/>
            <w:color w:val="000000" w:themeColor="text1" w:themeTint="FF" w:themeShade="FF"/>
            <w:sz w:val="24"/>
            <w:szCs w:val="24"/>
            <w:lang w:val="en-US"/>
          </w:rPr>
          <w:t>LY think</w:t>
        </w:r>
        <w:r w:rsidRPr="753A3695" w:rsidR="0856FAD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students need to learn. This is part of</w:t>
        </w:r>
        <w:r w:rsidRPr="753A3695" w:rsidR="557E0E8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w:t>
        </w:r>
        <w:r w:rsidRPr="753A3695" w:rsidR="0856FAD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assessment cycle. </w:t>
        </w:r>
        <w:r w:rsidRPr="753A3695" w:rsidR="18EF32B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Another result of assessment can be that the assessment </w:t>
        </w:r>
      </w:ins>
      <w:ins w:author="Dewey, Shannamar" w:date="2023-11-17T04:56:39.388Z" w:id="1956441747">
        <w:r w:rsidRPr="753A3695" w:rsidR="23C68ECB">
          <w:rPr>
            <w:rFonts w:ascii="Calibri" w:hAnsi="Calibri" w:eastAsia="Calibri" w:cs="Calibri"/>
            <w:b w:val="0"/>
            <w:bCs w:val="0"/>
            <w:i w:val="0"/>
            <w:iCs w:val="0"/>
            <w:caps w:val="0"/>
            <w:smallCaps w:val="0"/>
            <w:noProof w:val="0"/>
            <w:color w:val="000000" w:themeColor="text1" w:themeTint="FF" w:themeShade="FF"/>
            <w:sz w:val="24"/>
            <w:szCs w:val="24"/>
            <w:lang w:val="en-US"/>
          </w:rPr>
          <w:t>method</w:t>
        </w:r>
        <w:r w:rsidRPr="753A3695" w:rsidR="23C68E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chosen </w:t>
        </w:r>
      </w:ins>
      <w:ins w:author="Dewey, Shannamar" w:date="2023-11-17T04:55:53.787Z" w:id="2084246924">
        <w:r w:rsidRPr="753A3695" w:rsidR="18EF32B6">
          <w:rPr>
            <w:rFonts w:ascii="Calibri" w:hAnsi="Calibri" w:eastAsia="Calibri" w:cs="Calibri"/>
            <w:b w:val="0"/>
            <w:bCs w:val="0"/>
            <w:i w:val="0"/>
            <w:iCs w:val="0"/>
            <w:caps w:val="0"/>
            <w:smallCaps w:val="0"/>
            <w:noProof w:val="0"/>
            <w:color w:val="000000" w:themeColor="text1" w:themeTint="FF" w:themeShade="FF"/>
            <w:sz w:val="24"/>
            <w:szCs w:val="24"/>
            <w:lang w:val="en-US"/>
          </w:rPr>
          <w:t>wasn’t</w:t>
        </w:r>
        <w:r w:rsidRPr="753A3695" w:rsidR="18EF32B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that helpful, so rethinking that part of the cycle can come out of this.</w:t>
        </w:r>
      </w:ins>
      <w:r>
        <w:br/>
      </w:r>
    </w:p>
    <w:p w:rsidR="09AE1BD7" w:rsidP="6535EB52" w:rsidRDefault="09AE1BD7" w14:paraId="5C921481" w14:textId="346B0F3E">
      <w:pPr>
        <w:pStyle w:val="ListParagraph"/>
        <w:numPr>
          <w:ilvl w:val="0"/>
          <w:numId w:val="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753A3695" w:rsidR="09AE1BD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Is this the right approach for us/COS faculty?  </w:t>
      </w:r>
      <w:ins w:author="Dewey, Shannamar" w:date="2023-11-17T04:51:59.947Z" w:id="1275725347">
        <w:r w:rsidRPr="753A3695" w:rsidR="434B7F40">
          <w:rPr>
            <w:rFonts w:ascii="Calibri" w:hAnsi="Calibri" w:eastAsia="Calibri" w:cs="Calibri"/>
            <w:b w:val="0"/>
            <w:bCs w:val="0"/>
            <w:i w:val="0"/>
            <w:iCs w:val="0"/>
            <w:caps w:val="0"/>
            <w:smallCaps w:val="0"/>
            <w:noProof w:val="0"/>
            <w:color w:val="000000" w:themeColor="text1" w:themeTint="FF" w:themeShade="FF"/>
            <w:sz w:val="24"/>
            <w:szCs w:val="24"/>
            <w:lang w:val="en-US"/>
          </w:rPr>
          <w:t>What is the goal of this doc</w:t>
        </w:r>
      </w:ins>
      <w:ins w:author="Dewey, Shannamar" w:date="2023-11-17T04:52:40.16Z" w:id="439587555">
        <w:r w:rsidRPr="753A3695" w:rsidR="434B7F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ument? Are we working towards improved buy-in through </w:t>
        </w:r>
      </w:ins>
      <w:ins w:author="Dewey, Shannamar" w:date="2023-11-17T04:58:55.471Z" w:id="364456180">
        <w:r w:rsidRPr="753A3695" w:rsidR="23FE4F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increasing general </w:t>
        </w:r>
      </w:ins>
      <w:ins w:author="Dewey, Shannamar" w:date="2023-11-17T04:52:40.16Z" w:id="1342681543">
        <w:r w:rsidRPr="753A3695" w:rsidR="434B7F40">
          <w:rPr>
            <w:rFonts w:ascii="Calibri" w:hAnsi="Calibri" w:eastAsia="Calibri" w:cs="Calibri"/>
            <w:b w:val="0"/>
            <w:bCs w:val="0"/>
            <w:i w:val="0"/>
            <w:iCs w:val="0"/>
            <w:caps w:val="0"/>
            <w:smallCaps w:val="0"/>
            <w:noProof w:val="0"/>
            <w:color w:val="000000" w:themeColor="text1" w:themeTint="FF" w:themeShade="FF"/>
            <w:sz w:val="24"/>
            <w:szCs w:val="24"/>
            <w:lang w:val="en-US"/>
          </w:rPr>
          <w:t>understanding? I could see a slightly less formal document helping with that.</w:t>
        </w:r>
      </w:ins>
      <w:ins w:author="Dewey, Shannamar" w:date="2023-11-17T04:59:59.99Z" w:id="668742222">
        <w:r w:rsidRPr="753A3695" w:rsidR="4FF3A3F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Or is it just to help the committ</w:t>
        </w:r>
      </w:ins>
      <w:ins w:author="Dewey, Shannamar" w:date="2023-11-17T05:00:03.507Z" w:id="468597858">
        <w:r w:rsidRPr="753A3695" w:rsidR="4FF3A3F2">
          <w:rPr>
            <w:rFonts w:ascii="Calibri" w:hAnsi="Calibri" w:eastAsia="Calibri" w:cs="Calibri"/>
            <w:b w:val="0"/>
            <w:bCs w:val="0"/>
            <w:i w:val="0"/>
            <w:iCs w:val="0"/>
            <w:caps w:val="0"/>
            <w:smallCaps w:val="0"/>
            <w:noProof w:val="0"/>
            <w:color w:val="000000" w:themeColor="text1" w:themeTint="FF" w:themeShade="FF"/>
            <w:sz w:val="24"/>
            <w:szCs w:val="24"/>
            <w:lang w:val="en-US"/>
          </w:rPr>
          <w:t>ee think about things?</w:t>
        </w:r>
      </w:ins>
      <w:ins w:author="Dewey, Shannamar" w:date="2023-11-17T04:52:40.16Z" w:id="1898958650">
        <w:r w:rsidRPr="753A3695" w:rsidR="434B7F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ins>
      <w:ins w:author="Dewey, Shannamar" w:date="2023-11-17T04:59:28.828Z" w:id="1212940534">
        <w:r w:rsidRPr="753A3695" w:rsidR="296FB49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Overall, I think </w:t>
        </w:r>
        <w:r w:rsidRPr="753A3695" w:rsidR="296FB496">
          <w:rPr>
            <w:rFonts w:ascii="Calibri" w:hAnsi="Calibri" w:eastAsia="Calibri" w:cs="Calibri"/>
            <w:b w:val="0"/>
            <w:bCs w:val="0"/>
            <w:i w:val="0"/>
            <w:iCs w:val="0"/>
            <w:caps w:val="0"/>
            <w:smallCaps w:val="0"/>
            <w:noProof w:val="0"/>
            <w:color w:val="000000" w:themeColor="text1" w:themeTint="FF" w:themeShade="FF"/>
            <w:sz w:val="24"/>
            <w:szCs w:val="24"/>
            <w:lang w:val="en-US"/>
          </w:rPr>
          <w:t>it's</w:t>
        </w:r>
        <w:r w:rsidRPr="753A3695" w:rsidR="296FB49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on a great track</w:t>
        </w:r>
      </w:ins>
      <w:ins w:author="Dewey, Shannamar" w:date="2023-11-17T05:00:08.969Z" w:id="339902900">
        <w:r w:rsidRPr="753A3695" w:rsidR="147AED6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either way</w:t>
        </w:r>
      </w:ins>
      <w:ins w:author="Dewey, Shannamar" w:date="2023-11-17T04:59:28.828Z" w:id="123761075">
        <w:r w:rsidRPr="753A3695" w:rsidR="296FB49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753A3695" w:rsidR="296FB496">
          <w:rPr>
            <w:rFonts w:ascii="Calibri" w:hAnsi="Calibri" w:eastAsia="Calibri" w:cs="Calibri"/>
            <w:b w:val="0"/>
            <w:bCs w:val="0"/>
            <w:i w:val="0"/>
            <w:iCs w:val="0"/>
            <w:caps w:val="0"/>
            <w:smallCaps w:val="0"/>
            <w:noProof w:val="0"/>
            <w:color w:val="000000" w:themeColor="text1" w:themeTint="FF" w:themeShade="FF"/>
            <w:sz w:val="24"/>
            <w:szCs w:val="24"/>
            <w:lang w:val="en-US"/>
          </w:rPr>
          <w:t>it’s</w:t>
        </w:r>
        <w:r w:rsidRPr="753A3695" w:rsidR="296FB49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helpful to have everything summarized and clarified. :)</w:t>
        </w:r>
      </w:ins>
    </w:p>
    <w:p w:rsidR="6535EB52" w:rsidP="6535EB52" w:rsidRDefault="6535EB52" w14:paraId="44EEDF67" w14:textId="0B27D4C7">
      <w:pPr>
        <w:pStyle w:val="Normal"/>
        <w:ind w:left="720" w:right="729"/>
        <w:rPr>
          <w:rFonts w:cs="Calibri" w:cstheme="minorAscii"/>
          <w:sz w:val="24"/>
          <w:szCs w:val="24"/>
        </w:rPr>
      </w:pPr>
    </w:p>
    <w:sectPr w:rsidRPr="00F531D6" w:rsidR="00184D93" w:rsidSect="00184D93">
      <w:headerReference w:type="even" r:id="rId8"/>
      <w:headerReference w:type="default" r:id="rId9"/>
      <w:footerReference w:type="even" r:id="rId10"/>
      <w:footerReference w:type="default" r:id="rId11"/>
      <w:headerReference w:type="first" r:id="rId12"/>
      <w:footerReference w:type="first" r:id="rId13"/>
      <w:pgSz w:w="12240" w:h="16340" w:orient="portrait"/>
      <w:pgMar w:top="1260" w:right="292" w:bottom="900" w:left="419" w:header="720" w:footer="720" w:gutter="0"/>
      <w:cols w:space="720"/>
      <w:noEndnote/>
    </w:sectPr>
  </w:body>
</w:document>
</file>

<file path=word/comments.xml><?xml version="1.0" encoding="utf-8"?>
<w:comments xmlns:w14="http://schemas.microsoft.com/office/word/2010/wordml" xmlns:w="http://schemas.openxmlformats.org/wordprocessingml/2006/main">
  <w:comment w:initials="DS" w:author="Dewey, Shannamar" w:date="2023-11-16T19:31:49" w:id="638465489">
    <w:p w:rsidR="6535EB52" w:rsidRDefault="6535EB52" w14:paraId="3460E726" w14:textId="760E91E8">
      <w:pPr>
        <w:pStyle w:val="CommentText"/>
      </w:pPr>
      <w:r w:rsidR="6535EB52">
        <w:rPr/>
        <w:t>If we are trying to be concise, this paragraph works. When I first read it, I felt like several key points were missing. I'm tired, so I asked ChatGPT3.5 for their input. Here is that response if we want to consider any of these points and expand our justification:</w:t>
      </w:r>
      <w:r>
        <w:rPr>
          <w:rStyle w:val="CommentReference"/>
        </w:rPr>
        <w:annotationRef/>
      </w:r>
    </w:p>
    <w:p w:rsidR="6535EB52" w:rsidRDefault="6535EB52" w14:paraId="1C115952" w14:textId="30B32125">
      <w:pPr>
        <w:pStyle w:val="CommentText"/>
      </w:pPr>
    </w:p>
    <w:p w:rsidR="6535EB52" w:rsidRDefault="6535EB52" w14:paraId="38DDB621" w14:textId="79E5E37E">
      <w:pPr>
        <w:pStyle w:val="CommentText"/>
      </w:pPr>
    </w:p>
    <w:p w:rsidR="6535EB52" w:rsidRDefault="6535EB52" w14:paraId="550548E3" w14:textId="5181B832">
      <w:pPr>
        <w:pStyle w:val="CommentText"/>
      </w:pPr>
      <w:r w:rsidR="6535EB52">
        <w:rPr/>
        <w:t>Evaluating student learning outcomes serves several essential purposes in education:</w:t>
      </w:r>
    </w:p>
    <w:p w:rsidR="6535EB52" w:rsidRDefault="6535EB52" w14:paraId="4B0E664E" w14:textId="2BF1EC07">
      <w:pPr>
        <w:pStyle w:val="CommentText"/>
      </w:pPr>
    </w:p>
    <w:p w:rsidR="6535EB52" w:rsidRDefault="6535EB52" w14:paraId="4D6878A7" w14:textId="691C0827">
      <w:pPr>
        <w:pStyle w:val="CommentText"/>
      </w:pPr>
      <w:r w:rsidR="6535EB52">
        <w:rPr/>
        <w:t>Measure Progress: Assessments provide a means to gauge how well students are progressing in their learning. They help educators understand what students have mastered and where they may need additional support.</w:t>
      </w:r>
    </w:p>
    <w:p w:rsidR="6535EB52" w:rsidRDefault="6535EB52" w14:paraId="3A83177A" w14:textId="6A9CD551">
      <w:pPr>
        <w:pStyle w:val="CommentText"/>
      </w:pPr>
    </w:p>
    <w:p w:rsidR="6535EB52" w:rsidRDefault="6535EB52" w14:paraId="4415AC68" w14:textId="0117FC06">
      <w:pPr>
        <w:pStyle w:val="CommentText"/>
      </w:pPr>
      <w:r w:rsidR="6535EB52">
        <w:rPr/>
        <w:t>Informed Instruction: By assessing learning outcomes, teachers can tailor their instruction to address the specific needs of students. Identifying areas of strength and weakness allows for more effective and targeted teaching strategies.</w:t>
      </w:r>
    </w:p>
    <w:p w:rsidR="6535EB52" w:rsidRDefault="6535EB52" w14:paraId="6C43D225" w14:textId="391437A5">
      <w:pPr>
        <w:pStyle w:val="CommentText"/>
      </w:pPr>
    </w:p>
    <w:p w:rsidR="6535EB52" w:rsidRDefault="6535EB52" w14:paraId="6C776288" w14:textId="2C24D128">
      <w:pPr>
        <w:pStyle w:val="CommentText"/>
      </w:pPr>
      <w:r w:rsidR="6535EB52">
        <w:rPr/>
        <w:t>Curriculum Improvement: Assessments contribute to the ongoing improvement of educational programs and curriculum. Schools can use the data collected to make informed decisions about what works well and what might need adjustment in terms of teaching methods, materials, or curriculum design.</w:t>
      </w:r>
    </w:p>
    <w:p w:rsidR="6535EB52" w:rsidRDefault="6535EB52" w14:paraId="26B5294D" w14:textId="103B1C0A">
      <w:pPr>
        <w:pStyle w:val="CommentText"/>
      </w:pPr>
    </w:p>
    <w:p w:rsidR="6535EB52" w:rsidRDefault="6535EB52" w14:paraId="3E5751E9" w14:textId="16420C55">
      <w:pPr>
        <w:pStyle w:val="CommentText"/>
      </w:pPr>
      <w:r w:rsidR="6535EB52">
        <w:rPr/>
        <w:t>Accountability: Assessments are often used to hold educational institutions, teachers, and students accountable for academic performance. They provide a basis for evaluating the effectiveness of educational programs and ensuring that students are meeting established standards.</w:t>
      </w:r>
    </w:p>
    <w:p w:rsidR="6535EB52" w:rsidRDefault="6535EB52" w14:paraId="69428EE3" w14:textId="32CB0469">
      <w:pPr>
        <w:pStyle w:val="CommentText"/>
      </w:pPr>
    </w:p>
    <w:p w:rsidR="6535EB52" w:rsidRDefault="6535EB52" w14:paraId="12F6E68C" w14:textId="5D082FF3">
      <w:pPr>
        <w:pStyle w:val="CommentText"/>
      </w:pPr>
      <w:r w:rsidR="6535EB52">
        <w:rPr/>
        <w:t>Quality Assurance: Regular assessments help maintain and enhance the quality of education. They ensure that institutions are delivering the expected level of education and that students are acquiring the knowledge and skills necessary for their academic and future professional success.</w:t>
      </w:r>
    </w:p>
    <w:p w:rsidR="6535EB52" w:rsidRDefault="6535EB52" w14:paraId="1E760CCC" w14:textId="77F0A030">
      <w:pPr>
        <w:pStyle w:val="CommentText"/>
      </w:pPr>
      <w:r w:rsidR="6535EB52">
        <w:rPr/>
        <w:t>Feedback for Students: Assessments offer valuable feedback to students about their strengths and areas needing improvement. This feedback can guide students in refining their study habits, understanding their learning styles, and setting goals for continuous improvement.</w:t>
      </w:r>
    </w:p>
    <w:p w:rsidR="6535EB52" w:rsidRDefault="6535EB52" w14:paraId="359E0D80" w14:textId="4F0E0FCC">
      <w:pPr>
        <w:pStyle w:val="CommentText"/>
      </w:pPr>
    </w:p>
    <w:p w:rsidR="6535EB52" w:rsidRDefault="6535EB52" w14:paraId="7E8BAA0D" w14:textId="77311E9F">
      <w:pPr>
        <w:pStyle w:val="CommentText"/>
      </w:pPr>
      <w:r w:rsidR="6535EB52">
        <w:rPr/>
        <w:t>Alignment with Objectives: Assessing learning outcomes helps ensure that educational objectives and goals are being met. It provides a mechanism for verifying that the intended learning outcomes are aligned with the instructional activities and assessments.</w:t>
      </w:r>
    </w:p>
    <w:p w:rsidR="6535EB52" w:rsidRDefault="6535EB52" w14:paraId="48E1EC08" w14:textId="0D12236B">
      <w:pPr>
        <w:pStyle w:val="CommentText"/>
      </w:pPr>
    </w:p>
    <w:p w:rsidR="6535EB52" w:rsidRDefault="6535EB52" w14:paraId="1909FF5F" w14:textId="454F3E7F">
      <w:pPr>
        <w:pStyle w:val="CommentText"/>
      </w:pPr>
      <w:r w:rsidR="6535EB52">
        <w:rPr/>
        <w:t>Data for Decision-Making: The data generated from assessments can inform decision-making at various levels, from individual classrooms to school-wide policies. Educators and administrators can use this data to identify trends, allocate resources effectively, and implement targeted interventions.</w:t>
      </w:r>
    </w:p>
    <w:p w:rsidR="6535EB52" w:rsidRDefault="6535EB52" w14:paraId="562BE20F" w14:textId="0164C493">
      <w:pPr>
        <w:pStyle w:val="CommentText"/>
      </w:pPr>
    </w:p>
    <w:p w:rsidR="6535EB52" w:rsidRDefault="6535EB52" w14:paraId="5416E836" w14:textId="42297D0C">
      <w:pPr>
        <w:pStyle w:val="CommentText"/>
      </w:pPr>
      <w:r w:rsidR="6535EB52">
        <w:rPr/>
        <w:t>In summary, assessing student learning outcomes is crucial for enhancing the quality of education, supporting effective teaching, and ensuring that educational goals are achieved. It is a multifaceted process that benefits students, educators, institutions, and the education system as a whole.</w:t>
      </w:r>
    </w:p>
  </w:comment>
  <w:comment w:initials="DS" w:author="Dewey, Shannamar" w:date="2023-11-16T19:33:32" w:id="1161999247">
    <w:p w:rsidR="6535EB52" w:rsidRDefault="6535EB52" w14:paraId="43451BA5" w14:textId="2DEE80FD">
      <w:pPr>
        <w:pStyle w:val="CommentText"/>
      </w:pPr>
      <w:r w:rsidR="6535EB52">
        <w:rPr/>
        <w:t>student performance? Or instructor?</w:t>
      </w:r>
      <w:r>
        <w:rPr>
          <w:rStyle w:val="CommentReference"/>
        </w:rPr>
        <w:annotationRef/>
      </w:r>
    </w:p>
    <w:p w:rsidR="6535EB52" w:rsidRDefault="6535EB52" w14:paraId="245F5868" w14:textId="57D7CD1C">
      <w:pPr>
        <w:pStyle w:val="CommentText"/>
      </w:pPr>
      <w:r w:rsidR="6535EB52">
        <w:rPr/>
        <w:t>is this intentionally vague?</w:t>
      </w:r>
    </w:p>
    <w:p w:rsidR="6535EB52" w:rsidRDefault="6535EB52" w14:paraId="77DCA221" w14:textId="4E56A369">
      <w:pPr>
        <w:pStyle w:val="CommentText"/>
      </w:pPr>
    </w:p>
  </w:comment>
  <w:comment w:initials="DS" w:author="Dewey, Shannamar" w:date="2023-11-16T19:34:59" w:id="2142687291">
    <w:p w:rsidR="6535EB52" w:rsidRDefault="6535EB52" w14:paraId="579D2594" w14:textId="6900805B">
      <w:pPr>
        <w:pStyle w:val="CommentText"/>
      </w:pPr>
      <w:r w:rsidR="6535EB52">
        <w:rPr/>
        <w:t>and improve instruction? Or improve future students' performance through pedagogical</w:t>
      </w:r>
      <w:r>
        <w:rPr>
          <w:rStyle w:val="CommentReference"/>
        </w:rPr>
        <w:annotationRef/>
      </w:r>
    </w:p>
    <w:p w:rsidR="6535EB52" w:rsidRDefault="6535EB52" w14:paraId="13102B4D" w14:textId="3A9F4481">
      <w:pPr>
        <w:pStyle w:val="CommentText"/>
      </w:pPr>
      <w:r w:rsidR="6535EB52">
        <w:rPr/>
        <w:t xml:space="preserve"> adaptations?</w:t>
      </w:r>
    </w:p>
  </w:comment>
  <w:comment w:initials="DS" w:author="Dewey, Shannamar" w:date="2023-11-16T20:03:19" w:id="1985609552">
    <w:p w:rsidR="6535EB52" w:rsidRDefault="6535EB52" w14:paraId="4EB89F2F" w14:textId="2ECF36A0">
      <w:pPr>
        <w:pStyle w:val="CommentText"/>
      </w:pPr>
      <w:r w:rsidR="6535EB52">
        <w:rPr/>
        <w:t xml:space="preserve">I believe this is said both in the paragraph above and the paragraph below. </w:t>
      </w:r>
      <w:r>
        <w:rPr>
          <w:rStyle w:val="CommentReference"/>
        </w:rPr>
        <w:annotationRef/>
      </w:r>
    </w:p>
  </w:comment>
  <w:comment w:initials="DS" w:author="Dewey, Shannamar" w:date="2023-11-16T20:10:33" w:id="2002043215">
    <w:p w:rsidR="6535EB52" w:rsidRDefault="6535EB52" w14:paraId="4BBE3B49" w14:textId="4CB0AA1B">
      <w:pPr>
        <w:pStyle w:val="CommentText"/>
      </w:pPr>
      <w:r w:rsidR="6535EB52">
        <w:rPr/>
        <w:t>consider instead?</w:t>
      </w:r>
      <w:r>
        <w:rPr>
          <w:rStyle w:val="CommentReference"/>
        </w:rPr>
        <w:annotationRef/>
      </w:r>
    </w:p>
    <w:p w:rsidR="6535EB52" w:rsidRDefault="6535EB52" w14:paraId="0D3212BD" w14:textId="15C1322B">
      <w:pPr>
        <w:pStyle w:val="CommentText"/>
      </w:pPr>
    </w:p>
    <w:p w:rsidR="6535EB52" w:rsidRDefault="6535EB52" w14:paraId="4C3F4915" w14:textId="1FADB18E">
      <w:pPr>
        <w:pStyle w:val="CommentText"/>
      </w:pPr>
      <w:r w:rsidR="6535EB52">
        <w:rPr/>
        <w:t xml:space="preserve">Assessment is an ongoing process, which ideally permeates the institution through dialogue among  various stakeholders, including faculty, students, administrators, and accrediting bodies. This communication fosters transparency and accountability within our processes. </w:t>
      </w:r>
    </w:p>
  </w:comment>
  <w:comment w:initials="DS" w:author="Dewey, Shannamar" w:date="2023-11-16T20:22:17" w:id="1753161196">
    <w:p w:rsidR="6535EB52" w:rsidRDefault="6535EB52" w14:paraId="30F384B3" w14:textId="1A456F29">
      <w:pPr>
        <w:pStyle w:val="CommentText"/>
      </w:pPr>
      <w:r w:rsidR="6535EB52">
        <w:rPr/>
        <w:t xml:space="preserve">I'm not convinced this one is necessary. But if it is, it seems like it needs to be more thorough. </w:t>
      </w:r>
      <w:r>
        <w:rPr>
          <w:rStyle w:val="CommentReference"/>
        </w:rPr>
        <w:annotationRef/>
      </w:r>
    </w:p>
    <w:p w:rsidR="6535EB52" w:rsidRDefault="6535EB52" w14:paraId="6EF704BE" w14:textId="3A8A020E">
      <w:pPr>
        <w:pStyle w:val="CommentText"/>
      </w:pPr>
    </w:p>
    <w:p w:rsidR="6535EB52" w:rsidRDefault="6535EB52" w14:paraId="0CFEBFA6" w14:textId="7CC95EB8">
      <w:pPr>
        <w:pStyle w:val="CommentText"/>
      </w:pPr>
      <w:r w:rsidR="6535EB52">
        <w:rPr/>
        <w:t>3.5 summarizes it like this:</w:t>
      </w:r>
    </w:p>
    <w:p w:rsidR="6535EB52" w:rsidRDefault="6535EB52" w14:paraId="29F9CB98" w14:textId="7231C669">
      <w:pPr>
        <w:pStyle w:val="CommentText"/>
      </w:pPr>
    </w:p>
    <w:p w:rsidR="6535EB52" w:rsidRDefault="6535EB52" w14:paraId="27CA2006" w14:textId="3EFCD160">
      <w:pPr>
        <w:pStyle w:val="CommentText"/>
      </w:pPr>
      <w:r w:rsidR="6535EB52">
        <w:rPr/>
        <w:t>The assessment of course student learning outcomes contributes to a more focused, responsive, and effective educational experience. It creates a feedback loop that benefits both students and instructors, ultimately leading to improved learning outcomes and the overall quality of education.</w:t>
      </w:r>
    </w:p>
  </w:comment>
  <w:comment w:initials="DS" w:author="Dewey, Shannamar" w:date="2023-11-16T20:24:29" w:id="440597397">
    <w:p w:rsidR="6535EB52" w:rsidRDefault="6535EB52" w14:paraId="66F6B067" w14:textId="38C70922">
      <w:pPr>
        <w:pStyle w:val="CommentText"/>
      </w:pPr>
      <w:r w:rsidR="6535EB52">
        <w:rPr/>
        <w:t>I think that learning is not the main goal of most SLO assessment, but most assessment inherently does accomplish some learning. What's the goal of including this statement? I have seen SLOs assessed with assignments that didn't contribute to a student's grade and weren't returned with feedback to the student. Is that the point here? That assessment doesn't need to be part of the learning process? It can just be data collection?</w:t>
      </w:r>
      <w:r>
        <w:rPr>
          <w:rStyle w:val="CommentReference"/>
        </w:rPr>
        <w:annotationRef/>
      </w:r>
    </w:p>
  </w:comment>
  <w:comment w:initials="DS" w:author="Dewey, Shannamar" w:date="2023-11-16T20:28:22" w:id="396832887">
    <w:p w:rsidR="6535EB52" w:rsidRDefault="6535EB52" w14:paraId="2E1AE6AD" w14:textId="019A2A81">
      <w:pPr>
        <w:pStyle w:val="CommentText"/>
      </w:pPr>
      <w:r w:rsidR="6535EB52">
        <w:rPr/>
        <w:t>Should this section say something about this process being a "best practice" that is part of the job requirements for all faculty regardless of part-time or full-time status? (is that true? It should be...)</w:t>
      </w:r>
      <w:r>
        <w:rPr>
          <w:rStyle w:val="CommentReference"/>
        </w:rPr>
        <w:annotationRef/>
      </w:r>
    </w:p>
  </w:comment>
  <w:comment w:initials="DS" w:author="Dewey, Shannamar" w:date="2023-11-16T20:31:11" w:id="1734563264">
    <w:p w:rsidR="6535EB52" w:rsidRDefault="6535EB52" w14:paraId="55F08E0C" w14:textId="6665C1F8">
      <w:pPr>
        <w:pStyle w:val="CommentText"/>
      </w:pPr>
      <w:r w:rsidR="6535EB52">
        <w:rPr/>
        <w:t>Totally agree! But informal tone here... how else can we say this?</w:t>
      </w:r>
      <w:r>
        <w:rPr>
          <w:rStyle w:val="CommentReference"/>
        </w:rPr>
        <w:annotationRef/>
      </w:r>
    </w:p>
    <w:p w:rsidR="6535EB52" w:rsidRDefault="6535EB52" w14:paraId="4FC1C75E" w14:textId="3CFE192B">
      <w:pPr>
        <w:pStyle w:val="CommentText"/>
      </w:pPr>
    </w:p>
  </w:comment>
  <w:comment w:initials="DS" w:author="Dewey, Shannamar" w:date="2023-11-16T20:32:37" w:id="973280369">
    <w:p w:rsidR="6535EB52" w:rsidRDefault="6535EB52" w14:paraId="1BE96418" w14:textId="590863DE">
      <w:pPr>
        <w:pStyle w:val="CommentText"/>
      </w:pPr>
      <w:r w:rsidR="6535EB52">
        <w:rPr/>
        <w:t xml:space="preserve">how else can this be said? </w:t>
      </w:r>
      <w:r>
        <w:rPr>
          <w:rStyle w:val="CommentReference"/>
        </w:rPr>
        <w:annotationRef/>
      </w:r>
    </w:p>
  </w:comment>
  <w:comment w:initials="DS" w:author="Dewey, Shannamar" w:date="2023-11-16T20:33:28" w:id="660135131">
    <w:p w:rsidR="6535EB52" w:rsidRDefault="6535EB52" w14:paraId="41EDA209" w14:textId="55B5FCED">
      <w:pPr>
        <w:pStyle w:val="CommentText"/>
      </w:pPr>
      <w:r w:rsidR="6535EB52">
        <w:rPr/>
        <w:t>this is a bullet point of what the College will not do. this seems like something the faculty will not do</w:t>
      </w:r>
      <w:r>
        <w:rPr>
          <w:rStyle w:val="CommentReference"/>
        </w:rPr>
        <w:annotationRef/>
      </w:r>
    </w:p>
  </w:comment>
  <w:comment w:initials="DS" w:author="Dewey, Shannamar" w:date="2023-11-16T20:34:28" w:id="2038464332">
    <w:p w:rsidR="6535EB52" w:rsidRDefault="6535EB52" w14:paraId="7734C5AF" w14:textId="33408B3B">
      <w:pPr>
        <w:pStyle w:val="CommentText"/>
      </w:pPr>
      <w:r w:rsidR="6535EB52">
        <w:rPr/>
        <w:t>aka: Will not just go through the motions to meet accreditation standard. LOL!</w:t>
      </w:r>
      <w:r>
        <w:rPr>
          <w:rStyle w:val="CommentReference"/>
        </w:rPr>
        <w:annotationRef/>
      </w:r>
    </w:p>
  </w:comment>
  <w:comment w:initials="DS" w:author="Dewey, Shannamar" w:date="2023-11-16T20:36:36" w:id="2020403090">
    <w:p w:rsidR="6535EB52" w:rsidRDefault="6535EB52" w14:paraId="59B829FF" w14:textId="100A8230">
      <w:pPr>
        <w:pStyle w:val="CommentText"/>
      </w:pPr>
      <w:r w:rsidR="6535EB52">
        <w:rPr/>
        <w:t>Should this mirror #6? (Or what's that called again? using the same style/format.) #6 is what it IS, #7 is what it IS NOT.</w:t>
      </w:r>
      <w:r>
        <w:rPr>
          <w:rStyle w:val="CommentReference"/>
        </w:rPr>
        <w:annotationRef/>
      </w:r>
    </w:p>
  </w:comment>
  <w:comment w:initials="DS" w:author="Dewey, Shannamar" w:date="2023-11-16T20:39:10" w:id="1701599298">
    <w:p w:rsidR="6535EB52" w:rsidRDefault="6535EB52" w14:paraId="16090A23" w14:textId="278993A7">
      <w:pPr>
        <w:pStyle w:val="CommentText"/>
      </w:pPr>
      <w:r w:rsidR="6535EB52">
        <w:rPr/>
        <w:t>and funds partial positions to support faculty leaders responsible for creating and maintaining an effective process and culture of SLO assessment and dialogue across campus.     ???</w:t>
      </w:r>
      <w:r>
        <w:rPr>
          <w:rStyle w:val="CommentReference"/>
        </w:rPr>
        <w:annotationRef/>
      </w:r>
    </w:p>
  </w:comment>
  <w:comment w:initials="DS" w:author="Dewey, Shannamar" w:date="2023-11-16T20:42:19" w:id="774799513">
    <w:p w:rsidR="6535EB52" w:rsidRDefault="6535EB52" w14:paraId="77162EF2" w14:textId="0A87096D">
      <w:pPr>
        <w:pStyle w:val="CommentText"/>
      </w:pPr>
      <w:r w:rsidR="6535EB52">
        <w:rPr/>
        <w:t>this section isn't staying on topic with this title. It's more about how we will assess rather than how we will use that assessment.</w:t>
      </w:r>
      <w:r>
        <w:rPr>
          <w:rStyle w:val="CommentReference"/>
        </w:rPr>
        <w:annotationRef/>
      </w:r>
    </w:p>
    <w:p w:rsidR="6535EB52" w:rsidRDefault="6535EB52" w14:paraId="4BF0FB3A" w14:textId="52E03327">
      <w:pPr>
        <w:pStyle w:val="CommentText"/>
      </w:pPr>
    </w:p>
  </w:comment>
  <w:comment w:initials="DS" w:author="Dewey, Shannamar" w:date="2023-11-16T20:45:49" w:id="686163657">
    <w:p w:rsidR="6535EB52" w:rsidRDefault="6535EB52" w14:paraId="21400769" w14:textId="6CD58DE0">
      <w:pPr>
        <w:pStyle w:val="CommentText"/>
      </w:pPr>
      <w:r w:rsidR="6535EB52">
        <w:rPr/>
        <w:t xml:space="preserve">this was addressed briefly above, (in #2) remove that there? </w:t>
      </w:r>
      <w:r>
        <w:rPr>
          <w:rStyle w:val="CommentReference"/>
        </w:rPr>
        <w:annotationRef/>
      </w:r>
    </w:p>
  </w:comment>
  <w:comment w:initials="DS" w:author="Dewey, Shannamar" w:date="2023-11-16T20:46:23" w:id="1830117986">
    <w:p w:rsidR="6535EB52" w:rsidRDefault="6535EB52" w14:paraId="68F9E9A7" w14:textId="773F333B">
      <w:pPr>
        <w:pStyle w:val="CommentText"/>
      </w:pPr>
      <w:r w:rsidR="6535EB52">
        <w:rPr/>
        <w:t>what does this mean?</w:t>
      </w:r>
      <w:r>
        <w:rPr>
          <w:rStyle w:val="CommentReference"/>
        </w:rPr>
        <w:annotationRef/>
      </w:r>
    </w:p>
    <w:p w:rsidR="6535EB52" w:rsidRDefault="6535EB52" w14:paraId="021B247A" w14:textId="549E4943">
      <w:pPr>
        <w:pStyle w:val="CommentText"/>
      </w:pPr>
    </w:p>
  </w:comment>
  <w:comment w:initials="DS" w:author="Dewey, Shannamar" w:date="2023-11-16T20:50:23" w:id="463932314">
    <w:p w:rsidR="6535EB52" w:rsidRDefault="6535EB52" w14:paraId="2611375D" w14:textId="748C9F3E">
      <w:pPr>
        <w:pStyle w:val="CommentText"/>
      </w:pPr>
      <w:r w:rsidR="6535EB52">
        <w:rPr/>
        <w:t xml:space="preserve">I think this section needs re-writing. </w:t>
      </w:r>
      <w:r>
        <w:rPr>
          <w:rStyle w:val="CommentReference"/>
        </w:rPr>
        <w:annotationRef/>
      </w:r>
    </w:p>
    <w:p w:rsidR="6535EB52" w:rsidRDefault="6535EB52" w14:paraId="326C870F" w14:textId="79875E15">
      <w:pPr>
        <w:pStyle w:val="CommentText"/>
      </w:pPr>
    </w:p>
    <w:p w:rsidR="6535EB52" w:rsidRDefault="6535EB52" w14:paraId="4E41C0B4" w14:textId="0D891501">
      <w:pPr>
        <w:pStyle w:val="CommentText"/>
      </w:pPr>
      <w:r w:rsidR="6535EB52">
        <w:rPr/>
        <w:t>Going AI:</w:t>
      </w:r>
    </w:p>
    <w:p w:rsidR="6535EB52" w:rsidRDefault="6535EB52" w14:paraId="38133289" w14:textId="594C4F5A">
      <w:pPr>
        <w:pStyle w:val="CommentText"/>
      </w:pPr>
    </w:p>
    <w:p w:rsidR="6535EB52" w:rsidRDefault="6535EB52" w14:paraId="4E0F3871" w14:textId="27D47EE6">
      <w:pPr>
        <w:pStyle w:val="CommentText"/>
      </w:pPr>
      <w:r w:rsidR="6535EB52">
        <w:rPr/>
        <w:t>While course final grades provide a comprehensive evaluation of a student's overall performance in a course, the assessment of student learning outcomes focuses specifically on the achievement of targeted learning objectives. Both are important components of the educational process, with final grades serving administrative and comprehensive evaluation purposes, and SLO assessment providing insights into the effectiveness of teaching and the attainment of specific learning goals.</w:t>
      </w:r>
    </w:p>
  </w:comment>
  <w:comment w:initials="ML" w:author="Moore, Leigh" w:date="2023-11-17T09:39:27" w:id="1993445479">
    <w:p w:rsidR="6535EB52" w:rsidRDefault="6535EB52" w14:paraId="2BD3D20D" w14:textId="4BB8D776">
      <w:pPr>
        <w:pStyle w:val="CommentText"/>
      </w:pPr>
      <w:r w:rsidR="6535EB52">
        <w:rPr/>
        <w:t>establish desired learning outcomes</w:t>
      </w:r>
      <w:r>
        <w:rPr>
          <w:rStyle w:val="CommentReference"/>
        </w:rPr>
        <w:annotationRef/>
      </w:r>
    </w:p>
  </w:comment>
  <w:comment w:initials="ML" w:author="Moore, Leigh" w:date="2023-11-17T09:44:31" w:id="1591413531">
    <w:p w:rsidR="6535EB52" w:rsidRDefault="6535EB52" w14:paraId="1A6B523C" w14:textId="58243A32">
      <w:pPr>
        <w:pStyle w:val="CommentText"/>
      </w:pPr>
      <w:r w:rsidR="6535EB52">
        <w:rPr/>
        <w:t>is this true? Don't activities and assessments, and how a student performs in those, provide the data on outcome? The outcome is established based on curriculum and COR. I guess my view was that SLO's measure if the material is being presented and/or assessed by means of showing effective results in accomplishing it.</w:t>
      </w:r>
      <w:r>
        <w:rPr>
          <w:rStyle w:val="CommentReference"/>
        </w:rPr>
        <w:annotationRef/>
      </w:r>
    </w:p>
  </w:comment>
  <w:comment w:initials="ML" w:author="Moore, Leigh" w:date="2023-11-17T09:50:40" w:id="1021673021">
    <w:p w:rsidR="6535EB52" w:rsidRDefault="6535EB52" w14:paraId="28ADF26A" w14:textId="1D080DE3">
      <w:pPr>
        <w:pStyle w:val="CommentText"/>
      </w:pPr>
      <w:r w:rsidR="6535EB52">
        <w:rPr/>
        <w:t>single assessment method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416E836"/>
  <w15:commentEx w15:done="0" w15:paraId="77DCA221"/>
  <w15:commentEx w15:done="0" w15:paraId="13102B4D"/>
  <w15:commentEx w15:done="0" w15:paraId="4EB89F2F"/>
  <w15:commentEx w15:done="0" w15:paraId="4C3F4915" w15:paraIdParent="4EB89F2F"/>
  <w15:commentEx w15:done="0" w15:paraId="27CA2006"/>
  <w15:commentEx w15:done="0" w15:paraId="66F6B067"/>
  <w15:commentEx w15:done="0" w15:paraId="2E1AE6AD"/>
  <w15:commentEx w15:done="0" w15:paraId="4FC1C75E"/>
  <w15:commentEx w15:done="0" w15:paraId="1BE96418"/>
  <w15:commentEx w15:done="0" w15:paraId="41EDA209" w15:paraIdParent="1BE96418"/>
  <w15:commentEx w15:done="0" w15:paraId="7734C5AF"/>
  <w15:commentEx w15:done="0" w15:paraId="59B829FF"/>
  <w15:commentEx w15:done="0" w15:paraId="16090A23"/>
  <w15:commentEx w15:done="0" w15:paraId="4BF0FB3A"/>
  <w15:commentEx w15:done="0" w15:paraId="21400769"/>
  <w15:commentEx w15:done="0" w15:paraId="021B247A"/>
  <w15:commentEx w15:done="0" w15:paraId="4E0F3871"/>
  <w15:commentEx w15:done="0" w15:paraId="2BD3D20D"/>
  <w15:commentEx w15:done="0" w15:paraId="1A6B523C"/>
  <w15:commentEx w15:done="0" w15:paraId="28ADF26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B03D61" w16cex:dateUtc="2023-11-17T03:31:49.735Z"/>
  <w16cex:commentExtensible w16cex:durableId="54A71BDB" w16cex:dateUtc="2023-11-17T03:33:32.828Z"/>
  <w16cex:commentExtensible w16cex:durableId="620EBB4E" w16cex:dateUtc="2023-11-17T03:34:59.145Z"/>
  <w16cex:commentExtensible w16cex:durableId="2F9F9452" w16cex:dateUtc="2023-11-17T04:03:19.858Z"/>
  <w16cex:commentExtensible w16cex:durableId="18A7B4EC" w16cex:dateUtc="2023-11-17T04:10:33.281Z"/>
  <w16cex:commentExtensible w16cex:durableId="011AB938" w16cex:dateUtc="2023-11-17T04:22:17.419Z"/>
  <w16cex:commentExtensible w16cex:durableId="4F09BA4B" w16cex:dateUtc="2023-11-17T04:24:29.966Z"/>
  <w16cex:commentExtensible w16cex:durableId="6FDE3E9F" w16cex:dateUtc="2023-11-17T04:28:22.55Z"/>
  <w16cex:commentExtensible w16cex:durableId="34D7D4B3" w16cex:dateUtc="2023-11-17T04:31:11.808Z"/>
  <w16cex:commentExtensible w16cex:durableId="2DE64A09" w16cex:dateUtc="2023-11-17T04:32:37.772Z"/>
  <w16cex:commentExtensible w16cex:durableId="62DD3894" w16cex:dateUtc="2023-11-17T04:33:28.519Z"/>
  <w16cex:commentExtensible w16cex:durableId="5942E551" w16cex:dateUtc="2023-11-17T04:34:28.24Z"/>
  <w16cex:commentExtensible w16cex:durableId="5E521F66" w16cex:dateUtc="2023-11-17T04:36:36.454Z"/>
  <w16cex:commentExtensible w16cex:durableId="6203FAD9" w16cex:dateUtc="2023-11-17T04:39:10.293Z"/>
  <w16cex:commentExtensible w16cex:durableId="203E876D" w16cex:dateUtc="2023-11-17T04:42:19.301Z"/>
  <w16cex:commentExtensible w16cex:durableId="3D97E422" w16cex:dateUtc="2023-11-17T04:45:49.728Z"/>
  <w16cex:commentExtensible w16cex:durableId="5628C8AC" w16cex:dateUtc="2023-11-17T04:46:23.947Z"/>
  <w16cex:commentExtensible w16cex:durableId="13D14CCC" w16cex:dateUtc="2023-11-17T04:50:23.99Z"/>
  <w16cex:commentExtensible w16cex:durableId="5B7CF740" w16cex:dateUtc="2023-11-17T17:39:27.951Z"/>
  <w16cex:commentExtensible w16cex:durableId="5AA57634" w16cex:dateUtc="2023-11-17T17:44:31.718Z"/>
  <w16cex:commentExtensible w16cex:durableId="20B31077" w16cex:dateUtc="2023-11-17T17:50:40.741Z"/>
</w16cex:commentsExtensible>
</file>

<file path=word/commentsIds.xml><?xml version="1.0" encoding="utf-8"?>
<w16cid:commentsIds xmlns:mc="http://schemas.openxmlformats.org/markup-compatibility/2006" xmlns:w16cid="http://schemas.microsoft.com/office/word/2016/wordml/cid" mc:Ignorable="w16cid">
  <w16cid:commentId w16cid:paraId="5416E836" w16cid:durableId="00B03D61"/>
  <w16cid:commentId w16cid:paraId="77DCA221" w16cid:durableId="54A71BDB"/>
  <w16cid:commentId w16cid:paraId="13102B4D" w16cid:durableId="620EBB4E"/>
  <w16cid:commentId w16cid:paraId="4EB89F2F" w16cid:durableId="2F9F9452"/>
  <w16cid:commentId w16cid:paraId="4C3F4915" w16cid:durableId="18A7B4EC"/>
  <w16cid:commentId w16cid:paraId="27CA2006" w16cid:durableId="011AB938"/>
  <w16cid:commentId w16cid:paraId="66F6B067" w16cid:durableId="4F09BA4B"/>
  <w16cid:commentId w16cid:paraId="2E1AE6AD" w16cid:durableId="6FDE3E9F"/>
  <w16cid:commentId w16cid:paraId="4FC1C75E" w16cid:durableId="34D7D4B3"/>
  <w16cid:commentId w16cid:paraId="1BE96418" w16cid:durableId="2DE64A09"/>
  <w16cid:commentId w16cid:paraId="41EDA209" w16cid:durableId="62DD3894"/>
  <w16cid:commentId w16cid:paraId="7734C5AF" w16cid:durableId="5942E551"/>
  <w16cid:commentId w16cid:paraId="59B829FF" w16cid:durableId="5E521F66"/>
  <w16cid:commentId w16cid:paraId="16090A23" w16cid:durableId="6203FAD9"/>
  <w16cid:commentId w16cid:paraId="4BF0FB3A" w16cid:durableId="203E876D"/>
  <w16cid:commentId w16cid:paraId="21400769" w16cid:durableId="3D97E422"/>
  <w16cid:commentId w16cid:paraId="021B247A" w16cid:durableId="5628C8AC"/>
  <w16cid:commentId w16cid:paraId="4E0F3871" w16cid:durableId="13D14CCC"/>
  <w16cid:commentId w16cid:paraId="2BD3D20D" w16cid:durableId="5B7CF740"/>
  <w16cid:commentId w16cid:paraId="1A6B523C" w16cid:durableId="5AA57634"/>
  <w16cid:commentId w16cid:paraId="28ADF26A" w16cid:durableId="20B310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F41204" w:rsidP="002F2CC9" w:rsidRDefault="00F41204" w14:paraId="110FFD37" wp14:textId="77777777">
      <w:pPr>
        <w:spacing w:after="0" w:line="240" w:lineRule="auto"/>
      </w:pPr>
      <w:r>
        <w:separator/>
      </w:r>
    </w:p>
  </w:endnote>
  <w:endnote w:type="continuationSeparator" w:id="0">
    <w:p xmlns:wp14="http://schemas.microsoft.com/office/word/2010/wordml" w:rsidR="00F41204" w:rsidP="002F2CC9" w:rsidRDefault="00F41204" w14:paraId="6B699379"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2F2CC9" w:rsidRDefault="002F2CC9" w14:paraId="6BB9E253"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2F2CC9" w:rsidRDefault="002F2CC9" w14:paraId="61CDCEAD" wp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2F2CC9" w:rsidRDefault="002F2CC9" w14:paraId="5997CC1D"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F41204" w:rsidP="002F2CC9" w:rsidRDefault="00F41204" w14:paraId="1F72F646" wp14:textId="77777777">
      <w:pPr>
        <w:spacing w:after="0" w:line="240" w:lineRule="auto"/>
      </w:pPr>
      <w:r>
        <w:separator/>
      </w:r>
    </w:p>
  </w:footnote>
  <w:footnote w:type="continuationSeparator" w:id="0">
    <w:p xmlns:wp14="http://schemas.microsoft.com/office/word/2010/wordml" w:rsidR="00F41204" w:rsidP="002F2CC9" w:rsidRDefault="00F41204" w14:paraId="08CE6F9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2F2CC9" w:rsidRDefault="002F2CC9" w14:paraId="2946DB82" wp14:textId="77777777">
    <w:pPr>
      <w:pStyle w:val="Header"/>
    </w:pPr>
    <w:r>
      <w:rPr>
        <w:noProof/>
      </w:rPr>
      <w:pict w14:anchorId="21D5A1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8248172" style="position:absolute;margin-left:0;margin-top:0;width:507.95pt;height:304.75pt;rotation:315;z-index:-251655168;mso-position-horizontal:center;mso-position-horizontal-relative:margin;mso-position-vertical:center;mso-position-vertical-relative:margin" o:spid="_x0000_s2050" o:allowincell="f" fillcolor="silver" stroked="f" type="#_x0000_t136">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2F2CC9" w:rsidRDefault="002F2CC9" w14:paraId="23DE523C" wp14:textId="77777777">
    <w:pPr>
      <w:pStyle w:val="Header"/>
    </w:pPr>
    <w:r>
      <w:rPr>
        <w:noProof/>
      </w:rPr>
      <w:pict w14:anchorId="21D863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8248173" style="position:absolute;margin-left:0;margin-top:0;width:507.95pt;height:304.75pt;rotation:315;z-index:-251653120;mso-position-horizontal:center;mso-position-horizontal-relative:margin;mso-position-vertical:center;mso-position-vertical-relative:margin" o:spid="_x0000_s2051" o:allowincell="f" fillcolor="silver" stroked="f" type="#_x0000_t136">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2F2CC9" w:rsidRDefault="002F2CC9" w14:paraId="3FE9F23F" wp14:textId="77777777">
    <w:pPr>
      <w:pStyle w:val="Header"/>
    </w:pPr>
    <w:r>
      <w:rPr>
        <w:noProof/>
      </w:rPr>
      <w:pict w14:anchorId="64EC89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8248171" style="position:absolute;margin-left:0;margin-top:0;width:507.95pt;height:304.75pt;rotation:315;z-index:-251657216;mso-position-horizontal:center;mso-position-horizontal-relative:margin;mso-position-vertical:center;mso-position-vertical-relative:margin" o:spid="_x0000_s2049" o:allowincell="f" fillcolor="silver" stroked="f" type="#_x0000_t136">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10681"/>
    <w:multiLevelType w:val="hybridMultilevel"/>
    <w:tmpl w:val="B9C8DF28"/>
    <w:lvl w:ilvl="0" w:tplc="04090001">
      <w:start w:val="1"/>
      <w:numFmt w:val="bullet"/>
      <w:lvlText w:val=""/>
      <w:lvlJc w:val="left"/>
      <w:pPr>
        <w:ind w:left="720" w:hanging="360"/>
      </w:pPr>
      <w:rPr>
        <w:rFonts w:hint="default" w:ascii="Symbol" w:hAnsi="Symbol"/>
      </w:rPr>
    </w:lvl>
    <w:lvl w:ilvl="1" w:tplc="66CAB4E2">
      <w:numFmt w:val="bullet"/>
      <w:lvlText w:val="•"/>
      <w:lvlJc w:val="left"/>
      <w:pPr>
        <w:ind w:left="1440" w:hanging="360"/>
      </w:pPr>
      <w:rPr>
        <w:rFonts w:hint="default" w:ascii="Arial" w:hAnsi="Arial" w:cs="Arial"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7EC4125"/>
    <w:multiLevelType w:val="hybridMultilevel"/>
    <w:tmpl w:val="E7DCA72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2DFD0567"/>
    <w:multiLevelType w:val="hybridMultilevel"/>
    <w:tmpl w:val="E990FD4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307063F3"/>
    <w:multiLevelType w:val="hybridMultilevel"/>
    <w:tmpl w:val="B880BB30"/>
    <w:lvl w:ilvl="0" w:tplc="0409000F">
      <w:start w:val="1"/>
      <w:numFmt w:val="decimal"/>
      <w:lvlText w:val="%1."/>
      <w:lvlJc w:val="left"/>
      <w:pPr>
        <w:ind w:left="1440" w:hanging="360"/>
      </w:pPr>
    </w:lvl>
    <w:lvl w:ilvl="1" w:tplc="14C4254C">
      <w:numFmt w:val="bullet"/>
      <w:lvlText w:val="•"/>
      <w:lvlJc w:val="left"/>
      <w:pPr>
        <w:ind w:left="2160" w:hanging="360"/>
      </w:pPr>
      <w:rPr>
        <w:rFonts w:hint="default" w:ascii="Arial" w:hAnsi="Arial" w:cs="Arial" w:eastAsiaTheme="minorHAnsi"/>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EEA3591"/>
    <w:multiLevelType w:val="hybridMultilevel"/>
    <w:tmpl w:val="6AE67CDA"/>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5" w15:restartNumberingAfterBreak="0">
    <w:nsid w:val="60CE06FB"/>
    <w:multiLevelType w:val="hybridMultilevel"/>
    <w:tmpl w:val="D506C2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D5105DB"/>
    <w:multiLevelType w:val="hybridMultilevel"/>
    <w:tmpl w:val="AAD07D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E972C1C"/>
    <w:multiLevelType w:val="hybridMultilevel"/>
    <w:tmpl w:val="E648D704"/>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num w:numId="1">
    <w:abstractNumId w:val="3"/>
  </w:num>
  <w:num w:numId="2">
    <w:abstractNumId w:val="5"/>
  </w:num>
  <w:num w:numId="3">
    <w:abstractNumId w:val="0"/>
  </w:num>
  <w:num w:numId="4">
    <w:abstractNumId w:val="4"/>
  </w:num>
  <w:num w:numId="5">
    <w:abstractNumId w:val="2"/>
  </w:num>
  <w:num w:numId="6">
    <w:abstractNumId w:val="6"/>
  </w:num>
  <w:num w:numId="7">
    <w:abstractNumId w:val="7"/>
  </w:num>
  <w:num w:numId="8">
    <w:abstractNumId w:val="1"/>
  </w:num>
</w:numbering>
</file>

<file path=word/people.xml><?xml version="1.0" encoding="utf-8"?>
<w15:people xmlns:mc="http://schemas.openxmlformats.org/markup-compatibility/2006" xmlns:w15="http://schemas.microsoft.com/office/word/2012/wordml" mc:Ignorable="w15">
  <w15:person w15:author="Dewey, Shannamar">
    <w15:presenceInfo w15:providerId="AD" w15:userId="S::sdewey@siskiyous.edu::0372f900-ec78-43e5-b945-39fc7824270e"/>
  </w15:person>
  <w15:person w15:author="Moore, Leigh">
    <w15:presenceInfo w15:providerId="AD" w15:userId="S::lmoore1@siskiyous.edu::1cf5fd3b-dcd7-4c59-863e-aeb6511e42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93"/>
    <w:rsid w:val="00165101"/>
    <w:rsid w:val="00184D93"/>
    <w:rsid w:val="00263620"/>
    <w:rsid w:val="002F2CC9"/>
    <w:rsid w:val="004873C7"/>
    <w:rsid w:val="009D6F71"/>
    <w:rsid w:val="00A14F98"/>
    <w:rsid w:val="00E027CC"/>
    <w:rsid w:val="00EA2FCF"/>
    <w:rsid w:val="00F41204"/>
    <w:rsid w:val="00F531D6"/>
    <w:rsid w:val="01F06472"/>
    <w:rsid w:val="0236D9E9"/>
    <w:rsid w:val="031FADCB"/>
    <w:rsid w:val="0412A675"/>
    <w:rsid w:val="04580D9E"/>
    <w:rsid w:val="05CBE971"/>
    <w:rsid w:val="063BCAF9"/>
    <w:rsid w:val="06888587"/>
    <w:rsid w:val="0816628F"/>
    <w:rsid w:val="0856FAD6"/>
    <w:rsid w:val="08F06CE3"/>
    <w:rsid w:val="08F468AA"/>
    <w:rsid w:val="09AE1BD7"/>
    <w:rsid w:val="09D01D55"/>
    <w:rsid w:val="09D9DA8B"/>
    <w:rsid w:val="0B595C5C"/>
    <w:rsid w:val="0BAA3BE5"/>
    <w:rsid w:val="0BD33E87"/>
    <w:rsid w:val="0C8D59BB"/>
    <w:rsid w:val="0CB8AF39"/>
    <w:rsid w:val="0D117B4D"/>
    <w:rsid w:val="0D117B4D"/>
    <w:rsid w:val="0D66C748"/>
    <w:rsid w:val="0D893235"/>
    <w:rsid w:val="0EE0289B"/>
    <w:rsid w:val="0F22D787"/>
    <w:rsid w:val="0FF7AFA6"/>
    <w:rsid w:val="10491C0F"/>
    <w:rsid w:val="112BD1E5"/>
    <w:rsid w:val="130EC860"/>
    <w:rsid w:val="13261536"/>
    <w:rsid w:val="147AED66"/>
    <w:rsid w:val="152A9D57"/>
    <w:rsid w:val="15D27C73"/>
    <w:rsid w:val="171DCCB2"/>
    <w:rsid w:val="17CD4624"/>
    <w:rsid w:val="18851B70"/>
    <w:rsid w:val="18EF32B6"/>
    <w:rsid w:val="19E16C5A"/>
    <w:rsid w:val="1A1E0DCD"/>
    <w:rsid w:val="1B5D859E"/>
    <w:rsid w:val="1F46AFB5"/>
    <w:rsid w:val="1F81BB7E"/>
    <w:rsid w:val="1FB66A13"/>
    <w:rsid w:val="21B75C27"/>
    <w:rsid w:val="220182CC"/>
    <w:rsid w:val="2209A243"/>
    <w:rsid w:val="2335FFC3"/>
    <w:rsid w:val="23C68ECB"/>
    <w:rsid w:val="23FE4FCB"/>
    <w:rsid w:val="255033C0"/>
    <w:rsid w:val="269E9E37"/>
    <w:rsid w:val="27384153"/>
    <w:rsid w:val="27490564"/>
    <w:rsid w:val="2770D7E7"/>
    <w:rsid w:val="27A29972"/>
    <w:rsid w:val="28CA8B6C"/>
    <w:rsid w:val="296FB496"/>
    <w:rsid w:val="2B1D45CC"/>
    <w:rsid w:val="2B457CB3"/>
    <w:rsid w:val="2B96ABF6"/>
    <w:rsid w:val="2CF443FE"/>
    <w:rsid w:val="2DA66906"/>
    <w:rsid w:val="32F9B06D"/>
    <w:rsid w:val="35DA6293"/>
    <w:rsid w:val="367C6E41"/>
    <w:rsid w:val="3862E28C"/>
    <w:rsid w:val="38AE3EB7"/>
    <w:rsid w:val="3B390D14"/>
    <w:rsid w:val="3B5F1DC8"/>
    <w:rsid w:val="3BB52C85"/>
    <w:rsid w:val="3D691AFE"/>
    <w:rsid w:val="3D8B035D"/>
    <w:rsid w:val="3E86BFEE"/>
    <w:rsid w:val="3EA025D7"/>
    <w:rsid w:val="40889DA8"/>
    <w:rsid w:val="40C1DDD3"/>
    <w:rsid w:val="40E21476"/>
    <w:rsid w:val="4154E72C"/>
    <w:rsid w:val="42A5F52E"/>
    <w:rsid w:val="434B7F40"/>
    <w:rsid w:val="437C766B"/>
    <w:rsid w:val="4433BBDA"/>
    <w:rsid w:val="4434BA03"/>
    <w:rsid w:val="445443E2"/>
    <w:rsid w:val="448C87EE"/>
    <w:rsid w:val="45F6ADB2"/>
    <w:rsid w:val="493ABBCE"/>
    <w:rsid w:val="4C55B5EE"/>
    <w:rsid w:val="4D070926"/>
    <w:rsid w:val="4D0A3054"/>
    <w:rsid w:val="4D921B5C"/>
    <w:rsid w:val="4DF56F44"/>
    <w:rsid w:val="4E0F52F9"/>
    <w:rsid w:val="4F87821A"/>
    <w:rsid w:val="4FF3A3F2"/>
    <w:rsid w:val="50501936"/>
    <w:rsid w:val="5339A474"/>
    <w:rsid w:val="557E0E86"/>
    <w:rsid w:val="572FF750"/>
    <w:rsid w:val="57F5148F"/>
    <w:rsid w:val="586C72DA"/>
    <w:rsid w:val="59E94AD4"/>
    <w:rsid w:val="5A187365"/>
    <w:rsid w:val="5A37032F"/>
    <w:rsid w:val="5B633267"/>
    <w:rsid w:val="5B7DA66B"/>
    <w:rsid w:val="5CEDD7D5"/>
    <w:rsid w:val="5E9409BD"/>
    <w:rsid w:val="6022D4AD"/>
    <w:rsid w:val="60BFF8F5"/>
    <w:rsid w:val="61DE6835"/>
    <w:rsid w:val="6535EB52"/>
    <w:rsid w:val="6677E23A"/>
    <w:rsid w:val="66E781FE"/>
    <w:rsid w:val="6A344954"/>
    <w:rsid w:val="6B06CC32"/>
    <w:rsid w:val="6BCF4719"/>
    <w:rsid w:val="6DA66983"/>
    <w:rsid w:val="6DA66983"/>
    <w:rsid w:val="6E6CC7B5"/>
    <w:rsid w:val="6E9517A2"/>
    <w:rsid w:val="6EAB4AB8"/>
    <w:rsid w:val="6EC1208C"/>
    <w:rsid w:val="6F55372E"/>
    <w:rsid w:val="6F594C62"/>
    <w:rsid w:val="70C45603"/>
    <w:rsid w:val="730F31C4"/>
    <w:rsid w:val="73303926"/>
    <w:rsid w:val="74013779"/>
    <w:rsid w:val="74830C5A"/>
    <w:rsid w:val="753A3695"/>
    <w:rsid w:val="753D3AF3"/>
    <w:rsid w:val="767A4471"/>
    <w:rsid w:val="76AA268F"/>
    <w:rsid w:val="76FA88A0"/>
    <w:rsid w:val="78033B0A"/>
    <w:rsid w:val="7803AA49"/>
    <w:rsid w:val="78C3BF85"/>
    <w:rsid w:val="7A84EC8B"/>
    <w:rsid w:val="7A84EC8B"/>
    <w:rsid w:val="7B1EB0D9"/>
    <w:rsid w:val="7B3ADBCC"/>
    <w:rsid w:val="7BCF5083"/>
    <w:rsid w:val="7E0AEBAE"/>
    <w:rsid w:val="7EC435CC"/>
    <w:rsid w:val="7F638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B7ED86D"/>
  <w15:chartTrackingRefBased/>
  <w15:docId w15:val="{B7EE24EF-701D-4277-BC58-A1E7A73C5A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184D93"/>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2F2CC9"/>
    <w:pPr>
      <w:tabs>
        <w:tab w:val="center" w:pos="4680"/>
        <w:tab w:val="right" w:pos="9360"/>
      </w:tabs>
      <w:spacing w:after="0" w:line="240" w:lineRule="auto"/>
    </w:pPr>
  </w:style>
  <w:style w:type="character" w:styleId="HeaderChar" w:customStyle="1">
    <w:name w:val="Header Char"/>
    <w:basedOn w:val="DefaultParagraphFont"/>
    <w:link w:val="Header"/>
    <w:uiPriority w:val="99"/>
    <w:rsid w:val="002F2CC9"/>
  </w:style>
  <w:style w:type="paragraph" w:styleId="Footer">
    <w:name w:val="footer"/>
    <w:basedOn w:val="Normal"/>
    <w:link w:val="FooterChar"/>
    <w:uiPriority w:val="99"/>
    <w:unhideWhenUsed/>
    <w:rsid w:val="002F2CC9"/>
    <w:pPr>
      <w:tabs>
        <w:tab w:val="center" w:pos="4680"/>
        <w:tab w:val="right" w:pos="9360"/>
      </w:tabs>
      <w:spacing w:after="0" w:line="240" w:lineRule="auto"/>
    </w:pPr>
  </w:style>
  <w:style w:type="character" w:styleId="FooterChar" w:customStyle="1">
    <w:name w:val="Footer Char"/>
    <w:basedOn w:val="DefaultParagraphFont"/>
    <w:link w:val="Footer"/>
    <w:uiPriority w:val="99"/>
    <w:rsid w:val="002F2CC9"/>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comments" Target="comments.xml" Id="Rb38da7e3d2834d1b" /><Relationship Type="http://schemas.microsoft.com/office/2011/relationships/people" Target="people.xml" Id="Rb269992f9857498b" /><Relationship Type="http://schemas.microsoft.com/office/2011/relationships/commentsExtended" Target="commentsExtended.xml" Id="Ra0b6e4ea143f4e61" /><Relationship Type="http://schemas.microsoft.com/office/2016/09/relationships/commentsIds" Target="commentsIds.xml" Id="Rf51c979fac1640d3" /><Relationship Type="http://schemas.microsoft.com/office/2018/08/relationships/commentsExtensible" Target="commentsExtensible.xml" Id="R6d89c549ca5d45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F06AE1541E2C45882A176FA3CB7215" ma:contentTypeVersion="12" ma:contentTypeDescription="Create a new document." ma:contentTypeScope="" ma:versionID="caeac27b41e44225ccd717492c0b2eac">
  <xsd:schema xmlns:xsd="http://www.w3.org/2001/XMLSchema" xmlns:xs="http://www.w3.org/2001/XMLSchema" xmlns:p="http://schemas.microsoft.com/office/2006/metadata/properties" xmlns:ns2="b66c5b3f-5546-4837-876d-001134e8ad24" xmlns:ns3="1911ab06-9b27-4282-b358-fa98fac7866b" targetNamespace="http://schemas.microsoft.com/office/2006/metadata/properties" ma:root="true" ma:fieldsID="0832d4756bf506e2022da02393a815ce" ns2:_="" ns3:_="">
    <xsd:import namespace="b66c5b3f-5546-4837-876d-001134e8ad24"/>
    <xsd:import namespace="1911ab06-9b27-4282-b358-fa98fac786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c5b3f-5546-4837-876d-001134e8a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bab2007-2cf3-4537-a36c-70a171a2e97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11ab06-9b27-4282-b358-fa98fac7866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64e3213-e82b-4f47-a948-673ae272b474}" ma:internalName="TaxCatchAll" ma:showField="CatchAllData" ma:web="1911ab06-9b27-4282-b358-fa98fac786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6c5b3f-5546-4837-876d-001134e8ad24">
      <Terms xmlns="http://schemas.microsoft.com/office/infopath/2007/PartnerControls"/>
    </lcf76f155ced4ddcb4097134ff3c332f>
    <TaxCatchAll xmlns="1911ab06-9b27-4282-b358-fa98fac7866b" xsi:nil="true"/>
  </documentManagement>
</p:properties>
</file>

<file path=customXml/itemProps1.xml><?xml version="1.0" encoding="utf-8"?>
<ds:datastoreItem xmlns:ds="http://schemas.openxmlformats.org/officeDocument/2006/customXml" ds:itemID="{19C7A2CC-152B-41C5-A017-4937A3809109}">
  <ds:schemaRefs>
    <ds:schemaRef ds:uri="http://schemas.openxmlformats.org/officeDocument/2006/bibliography"/>
  </ds:schemaRefs>
</ds:datastoreItem>
</file>

<file path=customXml/itemProps2.xml><?xml version="1.0" encoding="utf-8"?>
<ds:datastoreItem xmlns:ds="http://schemas.openxmlformats.org/officeDocument/2006/customXml" ds:itemID="{AAE034A2-154E-48EC-8B2D-8F7DC87B4467}"/>
</file>

<file path=customXml/itemProps3.xml><?xml version="1.0" encoding="utf-8"?>
<ds:datastoreItem xmlns:ds="http://schemas.openxmlformats.org/officeDocument/2006/customXml" ds:itemID="{519974B7-6F0A-4DFA-A93D-6E5DB13B8585}"/>
</file>

<file path=customXml/itemProps4.xml><?xml version="1.0" encoding="utf-8"?>
<ds:datastoreItem xmlns:ds="http://schemas.openxmlformats.org/officeDocument/2006/customXml" ds:itemID="{B022564C-1840-4E2D-B3E7-FC0437DB5B4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Carlyle, Elizabeth</dc:creator>
  <cp:keywords/>
  <dc:description/>
  <cp:lastModifiedBy>Carlyle, Elizabeth</cp:lastModifiedBy>
  <cp:revision>6</cp:revision>
  <dcterms:created xsi:type="dcterms:W3CDTF">2023-05-05T03:51:00Z</dcterms:created>
  <dcterms:modified xsi:type="dcterms:W3CDTF">2023-12-04T21:21:06Z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0x010100B0F06AE1541E2C45882A176FA3CB7215</vt:lpwstr>
  </property>
  <property fmtid="{D5CDD505-2E9C-101B-9397-08002B2CF9AE}" pid="3" name="MediaServiceImageTags">
    <vt:lpwstr/>
  </property>
</Properties>
</file>